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305E" w:rsidRDefault="0063305E" w:rsidP="005C1555">
      <w:pPr>
        <w:widowControl/>
        <w:shd w:val="clear" w:color="auto" w:fill="FFFFFF"/>
        <w:jc w:val="center"/>
        <w:outlineLvl w:val="0"/>
        <w:rPr>
          <w:rFonts w:ascii="微软雅黑" w:eastAsia="微软雅黑" w:hAnsi="微软雅黑" w:cs="Helvetica"/>
          <w:color w:val="444444"/>
          <w:kern w:val="36"/>
          <w:sz w:val="43"/>
          <w:szCs w:val="43"/>
        </w:rPr>
      </w:pPr>
      <w:r w:rsidRPr="0063305E">
        <w:rPr>
          <w:rFonts w:ascii="微软雅黑" w:eastAsia="微软雅黑" w:hAnsi="微软雅黑" w:cs="Helvetica"/>
          <w:color w:val="444444"/>
          <w:kern w:val="36"/>
          <w:sz w:val="43"/>
          <w:szCs w:val="43"/>
        </w:rPr>
        <w:t>Sublime Text 2 入门</w:t>
      </w:r>
    </w:p>
    <w:p w:rsidR="00E14C94" w:rsidRDefault="00E14C94" w:rsidP="002B00B7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Helvetica"/>
          <w:color w:val="444444"/>
          <w:kern w:val="36"/>
          <w:sz w:val="43"/>
          <w:szCs w:val="43"/>
        </w:rPr>
      </w:pPr>
    </w:p>
    <w:p w:rsidR="00801D58" w:rsidRDefault="000E48C4" w:rsidP="00E14C94">
      <w:pPr>
        <w:widowControl/>
        <w:shd w:val="clear" w:color="auto" w:fill="FFFFFF"/>
        <w:jc w:val="center"/>
        <w:outlineLvl w:val="0"/>
        <w:rPr>
          <w:rFonts w:ascii="微软雅黑" w:eastAsia="微软雅黑" w:hAnsi="微软雅黑" w:cs="Helvetica"/>
          <w:color w:val="444444"/>
          <w:kern w:val="36"/>
          <w:sz w:val="43"/>
          <w:szCs w:val="43"/>
        </w:rPr>
      </w:pPr>
      <w:r>
        <w:rPr>
          <w:noProof/>
        </w:rPr>
        <w:drawing>
          <wp:inline distT="0" distB="0" distL="0" distR="0">
            <wp:extent cx="2438400" cy="2438400"/>
            <wp:effectExtent l="0" t="0" r="0" b="0"/>
            <wp:docPr id="11" name="图片 7" descr="http://upload.wikimedia.org/wikipedia/en/4/4c/Sublime_Text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upload.wikimedia.org/wikipedia/en/4/4c/Sublime_Text_Logo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F98" w:rsidRPr="00722F98" w:rsidRDefault="00722F98" w:rsidP="002B00B7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Helvetica"/>
          <w:color w:val="444444"/>
          <w:kern w:val="36"/>
          <w:sz w:val="24"/>
          <w:szCs w:val="24"/>
        </w:rPr>
      </w:pPr>
      <w:r>
        <w:rPr>
          <w:rFonts w:ascii="微软雅黑" w:eastAsia="微软雅黑" w:hAnsi="微软雅黑" w:cs="Helvetica" w:hint="eastAsia"/>
          <w:color w:val="444444"/>
          <w:kern w:val="36"/>
          <w:sz w:val="24"/>
          <w:szCs w:val="24"/>
        </w:rPr>
        <w:t>代码编辑器，就像武侠中的武器，谁都希望能有一把神兵，而每个程序猿都希望能有一个方便的编辑器。用过几个编辑器，免费的notepad和VIM。而最近在用的这款Sublime Text2价格也不低。但它可以无限期免费试用，如果你不介意偶尔频率极低弹出的购买通知。</w:t>
      </w:r>
    </w:p>
    <w:p w:rsidR="00B352F3" w:rsidRPr="00B352F3" w:rsidRDefault="0063305E" w:rsidP="00B352F3">
      <w:pPr>
        <w:pStyle w:val="2"/>
        <w:shd w:val="clear" w:color="auto" w:fill="F7F7F7"/>
        <w:spacing w:before="0" w:after="275" w:line="326" w:lineRule="atLeast"/>
        <w:textAlignment w:val="baseline"/>
        <w:rPr>
          <w:rFonts w:ascii="微软雅黑" w:eastAsia="微软雅黑" w:hAnsi="微软雅黑"/>
        </w:rPr>
      </w:pPr>
      <w:r w:rsidRPr="00B352F3">
        <w:rPr>
          <w:rFonts w:ascii="微软雅黑" w:eastAsia="微软雅黑" w:hAnsi="微软雅黑" w:hint="eastAsia"/>
          <w:b w:val="0"/>
          <w:bCs w:val="0"/>
        </w:rPr>
        <w:t>从notepad+转投sublime Text2也有一段时间了</w:t>
      </w:r>
      <w:r w:rsidR="00B352F3" w:rsidRPr="00B352F3">
        <w:rPr>
          <w:rFonts w:ascii="微软雅黑" w:eastAsia="微软雅黑" w:hAnsi="微软雅黑" w:hint="eastAsia"/>
          <w:b w:val="0"/>
          <w:bCs w:val="0"/>
        </w:rPr>
        <w:t>，使用起来的确是方便很多。代码的自动补全与配色方案都很令人满意，加上</w:t>
      </w:r>
      <w:r w:rsidR="00AB60AD">
        <w:rPr>
          <w:rFonts w:ascii="微软雅黑" w:eastAsia="微软雅黑" w:hAnsi="微软雅黑" w:hint="eastAsia"/>
          <w:b w:val="0"/>
          <w:bCs w:val="0"/>
        </w:rPr>
        <w:t>可扩展性很灵活。</w:t>
      </w:r>
    </w:p>
    <w:p w:rsidR="000F26EA" w:rsidRDefault="000F26EA" w:rsidP="000F26EA">
      <w:pPr>
        <w:pStyle w:val="3"/>
        <w:pBdr>
          <w:top w:val="single" w:sz="4" w:space="0" w:color="D2E8FA"/>
          <w:left w:val="single" w:sz="4" w:space="6" w:color="D2E8FA"/>
          <w:bottom w:val="single" w:sz="4" w:space="0" w:color="D2E8FA"/>
          <w:right w:val="single" w:sz="4" w:space="6" w:color="D2E8FA"/>
        </w:pBdr>
        <w:shd w:val="clear" w:color="auto" w:fill="F1F7FD"/>
        <w:spacing w:line="301" w:lineRule="atLeast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 xml:space="preserve">Sublime Text 2 </w:t>
      </w:r>
      <w:r>
        <w:rPr>
          <w:rFonts w:ascii="Tahoma" w:hAnsi="Tahoma" w:cs="Tahoma"/>
          <w:color w:val="666666"/>
          <w:sz w:val="18"/>
          <w:szCs w:val="18"/>
        </w:rPr>
        <w:t>的介绍视频：</w:t>
      </w:r>
    </w:p>
    <w:p w:rsidR="00B352F3" w:rsidRDefault="000F26EA" w:rsidP="000F26EA">
      <w:pPr>
        <w:jc w:val="left"/>
        <w:rPr>
          <w:rFonts w:ascii="微软雅黑" w:eastAsia="微软雅黑" w:hAnsi="微软雅黑"/>
        </w:rPr>
      </w:pPr>
      <w:r w:rsidRPr="004D0F13">
        <w:rPr>
          <w:rFonts w:ascii="微软雅黑" w:eastAsia="微软雅黑" w:hAnsi="微软雅黑"/>
        </w:rPr>
        <w:t>http://v.youku.com/v_show/id_XMzU5NzQ5ODgw.html</w:t>
      </w:r>
    </w:p>
    <w:p w:rsidR="000F26EA" w:rsidRPr="000F26EA" w:rsidRDefault="00E14C94" w:rsidP="000F26EA">
      <w:pPr>
        <w:jc w:val="left"/>
        <w:rPr>
          <w:rFonts w:ascii="微软雅黑" w:eastAsia="微软雅黑" w:hAnsi="微软雅黑"/>
        </w:rPr>
      </w:pPr>
      <w:r w:rsidRPr="00E14C94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4305300" cy="1866900"/>
            <wp:effectExtent l="19050" t="0" r="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05E" w:rsidRPr="00F53629" w:rsidRDefault="0063305E">
      <w:pPr>
        <w:rPr>
          <w:rFonts w:ascii="微软雅黑" w:eastAsia="微软雅黑" w:hAnsi="微软雅黑"/>
          <w:sz w:val="36"/>
          <w:szCs w:val="36"/>
        </w:rPr>
      </w:pPr>
      <w:r w:rsidRPr="00F53629">
        <w:rPr>
          <w:rFonts w:ascii="微软雅黑" w:eastAsia="微软雅黑" w:hAnsi="微软雅黑" w:hint="eastAsia"/>
          <w:sz w:val="36"/>
          <w:szCs w:val="36"/>
        </w:rPr>
        <w:t>以下就sublime</w:t>
      </w:r>
      <w:r w:rsidR="003F4247" w:rsidRPr="00F53629">
        <w:rPr>
          <w:rFonts w:ascii="微软雅黑" w:eastAsia="微软雅黑" w:hAnsi="微软雅黑" w:hint="eastAsia"/>
          <w:sz w:val="36"/>
          <w:szCs w:val="36"/>
        </w:rPr>
        <w:t>的在windows下的使用</w:t>
      </w:r>
      <w:r w:rsidR="00722F98" w:rsidRPr="00F53629">
        <w:rPr>
          <w:rFonts w:ascii="微软雅黑" w:eastAsia="微软雅黑" w:hAnsi="微软雅黑" w:hint="eastAsia"/>
          <w:sz w:val="36"/>
          <w:szCs w:val="36"/>
        </w:rPr>
        <w:t>,</w:t>
      </w:r>
      <w:r w:rsidR="003F4247" w:rsidRPr="00F53629">
        <w:rPr>
          <w:rFonts w:ascii="微软雅黑" w:eastAsia="微软雅黑" w:hAnsi="微软雅黑" w:hint="eastAsia"/>
          <w:sz w:val="36"/>
          <w:szCs w:val="36"/>
        </w:rPr>
        <w:t>做一下简要总结。不全面的地方还请指出。</w:t>
      </w:r>
    </w:p>
    <w:p w:rsidR="0063305E" w:rsidRPr="00D437F8" w:rsidRDefault="00512DE7">
      <w:pPr>
        <w:rPr>
          <w:rFonts w:ascii="微软雅黑" w:eastAsia="微软雅黑" w:hAnsi="微软雅黑"/>
          <w:color w:val="262626" w:themeColor="text1" w:themeTint="D9"/>
          <w:sz w:val="30"/>
          <w:szCs w:val="30"/>
        </w:rPr>
      </w:pPr>
      <w:hyperlink r:id="rId9" w:anchor="command" w:history="1">
        <w:r w:rsidR="00D437F8" w:rsidRPr="00D437F8">
          <w:rPr>
            <w:rStyle w:val="a6"/>
            <w:rFonts w:ascii="微软雅黑" w:eastAsia="微软雅黑" w:hAnsi="微软雅黑" w:cs="Helvetica"/>
            <w:color w:val="262626" w:themeColor="text1" w:themeTint="D9"/>
            <w:sz w:val="30"/>
            <w:szCs w:val="30"/>
            <w:u w:val="none"/>
            <w:shd w:val="clear" w:color="auto" w:fill="FFFFFF"/>
          </w:rPr>
          <w:t>快捷的命令面板</w:t>
        </w:r>
      </w:hyperlink>
      <w:r w:rsidR="00D437F8">
        <w:rPr>
          <w:rFonts w:ascii="微软雅黑" w:eastAsia="微软雅黑" w:hAnsi="微软雅黑" w:hint="eastAsia"/>
          <w:color w:val="262626" w:themeColor="text1" w:themeTint="D9"/>
          <w:sz w:val="30"/>
          <w:szCs w:val="30"/>
        </w:rPr>
        <w:t>：</w:t>
      </w:r>
    </w:p>
    <w:p w:rsidR="0063305E" w:rsidRPr="00D437F8" w:rsidRDefault="0063305E">
      <w:pPr>
        <w:rPr>
          <w:rFonts w:ascii="微软雅黑" w:eastAsia="微软雅黑" w:hAnsi="微软雅黑"/>
        </w:rPr>
      </w:pPr>
      <w:r w:rsidRPr="00D437F8">
        <w:rPr>
          <w:rFonts w:ascii="微软雅黑" w:eastAsia="微软雅黑" w:hAnsi="微软雅黑"/>
          <w:noProof/>
        </w:rPr>
        <w:drawing>
          <wp:inline distT="0" distB="0" distL="0" distR="0">
            <wp:extent cx="5274310" cy="352523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7F8" w:rsidRPr="00F53629" w:rsidRDefault="00D437F8">
      <w:pPr>
        <w:rPr>
          <w:rStyle w:val="HTML"/>
          <w:rFonts w:ascii="Monaco" w:hAnsi="Monaco"/>
          <w:color w:val="666666"/>
          <w:sz w:val="28"/>
          <w:szCs w:val="28"/>
          <w:bdr w:val="single" w:sz="4" w:space="0" w:color="DDDDDD" w:frame="1"/>
          <w:shd w:val="clear" w:color="auto" w:fill="EEEEEE"/>
        </w:rPr>
      </w:pPr>
      <w:r w:rsidRPr="00F53629">
        <w:rPr>
          <w:rFonts w:ascii="微软雅黑" w:eastAsia="微软雅黑" w:hAnsi="微软雅黑" w:cs="Helvetica"/>
          <w:color w:val="444444"/>
          <w:sz w:val="28"/>
          <w:szCs w:val="28"/>
          <w:shd w:val="clear" w:color="auto" w:fill="FFFFFF"/>
        </w:rPr>
        <w:t>调用方法：直接在</w:t>
      </w:r>
      <w:r w:rsidRPr="00F53629">
        <w:rPr>
          <w:rStyle w:val="apple-converted-space"/>
          <w:rFonts w:ascii="Helvetica" w:hAnsi="Helvetica" w:cs="Helvetica"/>
          <w:color w:val="444444"/>
          <w:sz w:val="28"/>
          <w:szCs w:val="28"/>
          <w:shd w:val="clear" w:color="auto" w:fill="FFFFFF"/>
        </w:rPr>
        <w:t> </w:t>
      </w:r>
      <w:r w:rsidRPr="00F53629">
        <w:rPr>
          <w:rStyle w:val="HTML"/>
          <w:rFonts w:ascii="Monaco" w:hAnsi="Monaco"/>
          <w:color w:val="666666"/>
          <w:sz w:val="28"/>
          <w:szCs w:val="28"/>
          <w:bdr w:val="single" w:sz="4" w:space="0" w:color="DDDDDD" w:frame="1"/>
          <w:shd w:val="clear" w:color="auto" w:fill="EEEEEE"/>
        </w:rPr>
        <w:t>Tool</w:t>
      </w:r>
      <w:r w:rsidRPr="00F53629">
        <w:rPr>
          <w:rStyle w:val="apple-converted-space"/>
          <w:rFonts w:ascii="Helvetica" w:hAnsi="Helvetica" w:cs="Helvetica"/>
          <w:color w:val="444444"/>
          <w:sz w:val="28"/>
          <w:szCs w:val="28"/>
          <w:shd w:val="clear" w:color="auto" w:fill="FFFFFF"/>
        </w:rPr>
        <w:t> </w:t>
      </w:r>
      <w:r w:rsidRPr="00F53629">
        <w:rPr>
          <w:rFonts w:ascii="微软雅黑" w:eastAsia="微软雅黑" w:hAnsi="微软雅黑" w:cs="Helvetica"/>
          <w:color w:val="444444"/>
          <w:sz w:val="28"/>
          <w:szCs w:val="28"/>
          <w:shd w:val="clear" w:color="auto" w:fill="FFFFFF"/>
        </w:rPr>
        <w:t>菜单中选择</w:t>
      </w:r>
      <w:r w:rsidRPr="00F53629">
        <w:rPr>
          <w:rStyle w:val="apple-converted-space"/>
          <w:rFonts w:ascii="微软雅黑" w:eastAsia="微软雅黑" w:hAnsi="微软雅黑" w:cs="Helvetica"/>
          <w:color w:val="444444"/>
          <w:sz w:val="28"/>
          <w:szCs w:val="28"/>
          <w:shd w:val="clear" w:color="auto" w:fill="FFFFFF"/>
        </w:rPr>
        <w:t> </w:t>
      </w:r>
      <w:r w:rsidRPr="00F53629">
        <w:rPr>
          <w:rStyle w:val="HTML"/>
          <w:rFonts w:ascii="Monaco" w:hAnsi="Monaco"/>
          <w:color w:val="666666"/>
          <w:sz w:val="28"/>
          <w:szCs w:val="28"/>
          <w:bdr w:val="single" w:sz="4" w:space="0" w:color="DDDDDD" w:frame="1"/>
          <w:shd w:val="clear" w:color="auto" w:fill="EEEEEE"/>
        </w:rPr>
        <w:t>Command Palette</w:t>
      </w:r>
      <w:r w:rsidRPr="00F53629">
        <w:rPr>
          <w:rFonts w:ascii="Helvetica" w:hAnsi="Helvetica" w:cs="Helvetica"/>
          <w:color w:val="444444"/>
          <w:sz w:val="28"/>
          <w:szCs w:val="28"/>
          <w:shd w:val="clear" w:color="auto" w:fill="FFFFFF"/>
        </w:rPr>
        <w:t>，</w:t>
      </w:r>
      <w:r w:rsidRPr="00F53629">
        <w:rPr>
          <w:rFonts w:ascii="微软雅黑" w:eastAsia="微软雅黑" w:hAnsi="微软雅黑" w:cs="Helvetica"/>
          <w:color w:val="444444"/>
          <w:sz w:val="28"/>
          <w:szCs w:val="28"/>
          <w:shd w:val="clear" w:color="auto" w:fill="FFFFFF"/>
        </w:rPr>
        <w:t>或是用快捷键：</w:t>
      </w:r>
      <w:r w:rsidRPr="00F53629">
        <w:rPr>
          <w:rStyle w:val="HTML"/>
          <w:rFonts w:ascii="Monaco" w:hAnsi="Monaco"/>
          <w:color w:val="666666"/>
          <w:sz w:val="28"/>
          <w:szCs w:val="28"/>
          <w:bdr w:val="single" w:sz="4" w:space="0" w:color="DDDDDD" w:frame="1"/>
          <w:shd w:val="clear" w:color="auto" w:fill="EEEEEE"/>
        </w:rPr>
        <w:t>Shift + Command + P</w:t>
      </w:r>
      <w:r w:rsidRPr="00F53629">
        <w:rPr>
          <w:rStyle w:val="HTML"/>
          <w:rFonts w:ascii="Monaco" w:hAnsi="Monaco" w:hint="eastAsia"/>
          <w:color w:val="666666"/>
          <w:sz w:val="28"/>
          <w:szCs w:val="28"/>
          <w:bdr w:val="single" w:sz="4" w:space="0" w:color="DDDDDD" w:frame="1"/>
          <w:shd w:val="clear" w:color="auto" w:fill="EEEEEE"/>
        </w:rPr>
        <w:t xml:space="preserve"> </w:t>
      </w:r>
    </w:p>
    <w:p w:rsidR="002B00B7" w:rsidRDefault="002B00B7">
      <w:pPr>
        <w:rPr>
          <w:rStyle w:val="HTML"/>
          <w:rFonts w:ascii="Monaco" w:hAnsi="Monaco"/>
          <w:color w:val="666666"/>
          <w:sz w:val="22"/>
          <w:szCs w:val="22"/>
          <w:bdr w:val="single" w:sz="4" w:space="0" w:color="DDDDDD" w:frame="1"/>
          <w:shd w:val="clear" w:color="auto" w:fill="EEEEEE"/>
        </w:rPr>
      </w:pPr>
      <w:r>
        <w:rPr>
          <w:rFonts w:ascii="Monaco" w:eastAsia="宋体" w:hAnsi="Monaco" w:cs="宋体" w:hint="eastAsia"/>
          <w:noProof/>
          <w:color w:val="666666"/>
          <w:sz w:val="22"/>
          <w:szCs w:val="24"/>
          <w:bdr w:val="single" w:sz="4" w:space="0" w:color="DDDDDD" w:frame="1"/>
          <w:shd w:val="clear" w:color="auto" w:fill="EEEEEE"/>
        </w:rPr>
        <w:lastRenderedPageBreak/>
        <w:drawing>
          <wp:inline distT="0" distB="0" distL="0" distR="0">
            <wp:extent cx="5410200" cy="30861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154" cy="3096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7F8" w:rsidRPr="00F53629" w:rsidRDefault="00A40762">
      <w:pPr>
        <w:rPr>
          <w:rFonts w:ascii="微软雅黑" w:eastAsia="微软雅黑" w:hAnsi="微软雅黑"/>
          <w:sz w:val="28"/>
          <w:szCs w:val="28"/>
        </w:rPr>
      </w:pPr>
      <w:r w:rsidRPr="00F53629">
        <w:rPr>
          <w:rFonts w:ascii="微软雅黑" w:eastAsia="微软雅黑" w:hAnsi="微软雅黑" w:hint="eastAsia"/>
          <w:sz w:val="28"/>
          <w:szCs w:val="28"/>
        </w:rPr>
        <w:t>输入命令的字母然后回车执行即可。</w:t>
      </w:r>
    </w:p>
    <w:p w:rsidR="002B00B7" w:rsidRPr="003F6F30" w:rsidRDefault="00512DE7" w:rsidP="003F6F30">
      <w:pPr>
        <w:pStyle w:val="a7"/>
        <w:numPr>
          <w:ilvl w:val="0"/>
          <w:numId w:val="2"/>
        </w:numPr>
        <w:ind w:firstLineChars="0"/>
        <w:rPr>
          <w:rFonts w:ascii="Monaco" w:hAnsi="Monaco"/>
          <w:b/>
          <w:color w:val="262626" w:themeColor="text1" w:themeTint="D9"/>
          <w:sz w:val="28"/>
          <w:szCs w:val="28"/>
          <w:shd w:val="pct15" w:color="auto" w:fill="FFFFFF"/>
        </w:rPr>
      </w:pPr>
      <w:hyperlink r:id="rId12" w:anchor="command" w:history="1">
        <w:r w:rsidR="002B00B7" w:rsidRPr="003F6F30">
          <w:rPr>
            <w:rStyle w:val="a6"/>
            <w:rFonts w:ascii="微软雅黑" w:eastAsia="微软雅黑" w:hAnsi="微软雅黑" w:cs="Helvetica" w:hint="eastAsia"/>
            <w:color w:val="262626" w:themeColor="text1" w:themeTint="D9"/>
            <w:sz w:val="30"/>
            <w:szCs w:val="30"/>
            <w:u w:val="none"/>
            <w:shd w:val="clear" w:color="auto" w:fill="FFFFFF"/>
          </w:rPr>
          <w:t>文件切换</w:t>
        </w:r>
      </w:hyperlink>
      <w:r w:rsidR="002B00B7" w:rsidRPr="003F6F30">
        <w:rPr>
          <w:rFonts w:ascii="微软雅黑" w:eastAsia="微软雅黑" w:hAnsi="微软雅黑" w:hint="eastAsia"/>
          <w:color w:val="262626" w:themeColor="text1" w:themeTint="D9"/>
          <w:sz w:val="30"/>
          <w:szCs w:val="30"/>
        </w:rPr>
        <w:t>：</w:t>
      </w:r>
      <w:r w:rsidR="002B00B7" w:rsidRPr="003F6F30">
        <w:rPr>
          <w:rFonts w:ascii="Monaco" w:hAnsi="Monaco"/>
          <w:b/>
          <w:color w:val="262626" w:themeColor="text1" w:themeTint="D9"/>
          <w:sz w:val="28"/>
          <w:szCs w:val="28"/>
          <w:shd w:val="pct15" w:color="auto" w:fill="FFFFFF"/>
        </w:rPr>
        <w:t>Ctrl + P</w:t>
      </w:r>
    </w:p>
    <w:p w:rsidR="002B00B7" w:rsidRPr="002B00B7" w:rsidRDefault="002B00B7" w:rsidP="002B00B7">
      <w:pPr>
        <w:rPr>
          <w:rFonts w:ascii="微软雅黑" w:eastAsia="微软雅黑" w:hAnsi="微软雅黑"/>
          <w:color w:val="262626" w:themeColor="text1" w:themeTint="D9"/>
          <w:sz w:val="30"/>
          <w:szCs w:val="30"/>
          <w:shd w:val="pct15" w:color="auto" w:fill="FFFFFF"/>
        </w:rPr>
      </w:pPr>
      <w:r>
        <w:rPr>
          <w:rFonts w:ascii="微软雅黑" w:eastAsia="微软雅黑" w:hAnsi="微软雅黑" w:hint="eastAsia"/>
          <w:noProof/>
          <w:color w:val="262626" w:themeColor="text1" w:themeTint="D9"/>
          <w:sz w:val="30"/>
          <w:szCs w:val="30"/>
          <w:shd w:val="pct15" w:color="auto" w:fill="FFFFFF"/>
        </w:rPr>
        <w:drawing>
          <wp:inline distT="0" distB="0" distL="0" distR="0">
            <wp:extent cx="5274310" cy="303017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762" w:rsidRPr="00F53629" w:rsidRDefault="002B00B7" w:rsidP="006F3E7C">
      <w:pPr>
        <w:widowControl/>
        <w:numPr>
          <w:ilvl w:val="0"/>
          <w:numId w:val="1"/>
        </w:numPr>
        <w:shd w:val="clear" w:color="auto" w:fill="FFFFFF"/>
        <w:spacing w:line="275" w:lineRule="atLeast"/>
        <w:ind w:left="250"/>
        <w:rPr>
          <w:rFonts w:ascii="Helvetica" w:eastAsia="宋体" w:hAnsi="Helvetica" w:cs="Helvetica"/>
          <w:color w:val="444444"/>
          <w:kern w:val="0"/>
          <w:sz w:val="28"/>
          <w:szCs w:val="28"/>
        </w:rPr>
      </w:pPr>
      <w:r w:rsidRPr="00F53629">
        <w:rPr>
          <w:rFonts w:ascii="微软雅黑" w:eastAsia="微软雅黑" w:hAnsi="微软雅黑" w:hint="eastAsia"/>
          <w:sz w:val="28"/>
          <w:szCs w:val="28"/>
        </w:rPr>
        <w:t>快速跳转到相应函数：</w:t>
      </w:r>
      <w:r w:rsidR="006F3E7C" w:rsidRPr="00F53629">
        <w:rPr>
          <w:rFonts w:ascii="Helvetica" w:eastAsia="宋体" w:hAnsi="Helvetica" w:cs="Helvetica"/>
          <w:color w:val="444444"/>
          <w:kern w:val="0"/>
          <w:sz w:val="28"/>
          <w:szCs w:val="28"/>
        </w:rPr>
        <w:t>用</w:t>
      </w:r>
      <w:r w:rsidR="006F3E7C" w:rsidRPr="00F53629">
        <w:rPr>
          <w:rFonts w:ascii="Helvetica" w:eastAsia="宋体" w:hAnsi="Helvetica" w:cs="Helvetica"/>
          <w:color w:val="444444"/>
          <w:kern w:val="0"/>
          <w:sz w:val="28"/>
          <w:szCs w:val="28"/>
        </w:rPr>
        <w:t> </w:t>
      </w:r>
      <w:r w:rsidR="006F3E7C" w:rsidRPr="00F53629">
        <w:rPr>
          <w:rFonts w:ascii="Monaco" w:eastAsia="宋体" w:hAnsi="Monaco" w:cs="宋体"/>
          <w:b/>
          <w:color w:val="666666"/>
          <w:kern w:val="0"/>
          <w:sz w:val="28"/>
          <w:szCs w:val="28"/>
          <w:shd w:val="pct15" w:color="auto" w:fill="FFFFFF"/>
        </w:rPr>
        <w:t>C</w:t>
      </w:r>
      <w:r w:rsidR="006F3E7C" w:rsidRPr="00F53629">
        <w:rPr>
          <w:rFonts w:ascii="Monaco" w:eastAsia="宋体" w:hAnsi="Monaco" w:cs="宋体" w:hint="eastAsia"/>
          <w:b/>
          <w:color w:val="666666"/>
          <w:kern w:val="0"/>
          <w:sz w:val="28"/>
          <w:szCs w:val="28"/>
          <w:shd w:val="pct15" w:color="auto" w:fill="FFFFFF"/>
        </w:rPr>
        <w:t>trl</w:t>
      </w:r>
      <w:r w:rsidR="006F3E7C" w:rsidRPr="00F53629">
        <w:rPr>
          <w:rFonts w:ascii="Monaco" w:eastAsia="宋体" w:hAnsi="Monaco" w:cs="宋体"/>
          <w:b/>
          <w:color w:val="666666"/>
          <w:kern w:val="0"/>
          <w:sz w:val="28"/>
          <w:szCs w:val="28"/>
          <w:shd w:val="pct15" w:color="auto" w:fill="FFFFFF"/>
        </w:rPr>
        <w:t>+P</w:t>
      </w:r>
      <w:r w:rsidR="006F3E7C" w:rsidRPr="00F53629">
        <w:rPr>
          <w:rFonts w:ascii="Helvetica" w:eastAsia="宋体" w:hAnsi="Helvetica" w:cs="Helvetica"/>
          <w:b/>
          <w:color w:val="444444"/>
          <w:kern w:val="0"/>
          <w:sz w:val="28"/>
          <w:szCs w:val="28"/>
          <w:shd w:val="pct15" w:color="auto" w:fill="FFFFFF"/>
        </w:rPr>
        <w:t> </w:t>
      </w:r>
      <w:r w:rsidR="006F3E7C" w:rsidRPr="00F53629">
        <w:rPr>
          <w:rFonts w:ascii="Helvetica" w:eastAsia="宋体" w:hAnsi="Helvetica" w:cs="Helvetica"/>
          <w:b/>
          <w:color w:val="444444"/>
          <w:kern w:val="0"/>
          <w:sz w:val="28"/>
          <w:szCs w:val="28"/>
          <w:shd w:val="pct15" w:color="auto" w:fill="FFFFFF"/>
        </w:rPr>
        <w:t>后</w:t>
      </w:r>
      <w:r w:rsidR="006F3E7C" w:rsidRPr="00F53629">
        <w:rPr>
          <w:rFonts w:ascii="Helvetica" w:eastAsia="宋体" w:hAnsi="Helvetica" w:cs="Helvetica"/>
          <w:color w:val="444444"/>
          <w:kern w:val="0"/>
          <w:sz w:val="28"/>
          <w:szCs w:val="28"/>
          <w:shd w:val="pct15" w:color="auto" w:fill="FFFFFF"/>
        </w:rPr>
        <w:t> </w:t>
      </w:r>
      <w:r w:rsidR="006F3E7C" w:rsidRPr="00F53629">
        <w:rPr>
          <w:rFonts w:ascii="Monaco" w:eastAsia="宋体" w:hAnsi="Monaco" w:cs="宋体"/>
          <w:color w:val="666666"/>
          <w:kern w:val="0"/>
          <w:sz w:val="28"/>
          <w:szCs w:val="28"/>
          <w:shd w:val="pct15" w:color="auto" w:fill="FFFFFF"/>
        </w:rPr>
        <w:t>@</w:t>
      </w:r>
      <w:r w:rsidR="006F3E7C" w:rsidRPr="00F53629">
        <w:rPr>
          <w:rFonts w:ascii="Helvetica" w:eastAsia="宋体" w:hAnsi="Helvetica" w:cs="Helvetica"/>
          <w:color w:val="444444"/>
          <w:kern w:val="0"/>
          <w:sz w:val="28"/>
          <w:szCs w:val="28"/>
          <w:shd w:val="pct15" w:color="auto" w:fill="FFFFFF"/>
        </w:rPr>
        <w:t> (</w:t>
      </w:r>
      <w:r w:rsidR="006F3E7C" w:rsidRPr="00F53629">
        <w:rPr>
          <w:rFonts w:ascii="Helvetica" w:eastAsia="宋体" w:hAnsi="Helvetica" w:cs="Helvetica"/>
          <w:color w:val="444444"/>
          <w:kern w:val="0"/>
          <w:sz w:val="28"/>
          <w:szCs w:val="28"/>
          <w:shd w:val="pct15" w:color="auto" w:fill="FFFFFF"/>
        </w:rPr>
        <w:t>或是</w:t>
      </w:r>
      <w:r w:rsidR="006F3E7C" w:rsidRPr="00F53629">
        <w:rPr>
          <w:rFonts w:ascii="Monaco" w:eastAsia="宋体" w:hAnsi="Monaco" w:cs="宋体"/>
          <w:b/>
          <w:color w:val="666666"/>
          <w:kern w:val="0"/>
          <w:sz w:val="28"/>
          <w:szCs w:val="28"/>
          <w:shd w:val="pct15" w:color="auto" w:fill="FFFFFF"/>
        </w:rPr>
        <w:t>C</w:t>
      </w:r>
      <w:r w:rsidR="006F3E7C" w:rsidRPr="00F53629">
        <w:rPr>
          <w:rFonts w:ascii="Monaco" w:eastAsia="宋体" w:hAnsi="Monaco" w:cs="宋体" w:hint="eastAsia"/>
          <w:b/>
          <w:color w:val="666666"/>
          <w:kern w:val="0"/>
          <w:sz w:val="28"/>
          <w:szCs w:val="28"/>
          <w:shd w:val="pct15" w:color="auto" w:fill="FFFFFF"/>
        </w:rPr>
        <w:t>trl</w:t>
      </w:r>
      <w:r w:rsidR="006F3E7C" w:rsidRPr="00F53629">
        <w:rPr>
          <w:rFonts w:ascii="Monaco" w:eastAsia="宋体" w:hAnsi="Monaco" w:cs="宋体"/>
          <w:b/>
          <w:color w:val="666666"/>
          <w:kern w:val="0"/>
          <w:sz w:val="28"/>
          <w:szCs w:val="28"/>
          <w:shd w:val="pct15" w:color="auto" w:fill="FFFFFF"/>
        </w:rPr>
        <w:t>+R</w:t>
      </w:r>
      <w:r w:rsidR="006F3E7C" w:rsidRPr="00F53629">
        <w:rPr>
          <w:rFonts w:ascii="Helvetica" w:eastAsia="宋体" w:hAnsi="Helvetica" w:cs="Helvetica"/>
          <w:color w:val="444444"/>
          <w:kern w:val="0"/>
          <w:sz w:val="28"/>
          <w:szCs w:val="28"/>
          <w:shd w:val="pct15" w:color="auto" w:fill="FFFFFF"/>
        </w:rPr>
        <w:t>)</w:t>
      </w:r>
      <w:r w:rsidR="006F3E7C" w:rsidRPr="00F53629">
        <w:rPr>
          <w:rFonts w:ascii="微软雅黑" w:eastAsia="微软雅黑" w:hAnsi="微软雅黑"/>
          <w:sz w:val="28"/>
          <w:szCs w:val="28"/>
        </w:rPr>
        <w:t>可以快速列出/跳转到某个函数</w:t>
      </w:r>
    </w:p>
    <w:p w:rsidR="002B00B7" w:rsidRPr="00D437F8" w:rsidRDefault="002B00B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74310" cy="293706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3D1" w:rsidRDefault="00BE23D1" w:rsidP="00BE23D1">
      <w:pPr>
        <w:widowControl/>
        <w:shd w:val="clear" w:color="auto" w:fill="FFFFFF"/>
        <w:spacing w:line="275" w:lineRule="atLeast"/>
        <w:ind w:left="250"/>
        <w:rPr>
          <w:rFonts w:ascii="Helvetica" w:eastAsia="宋体" w:hAnsi="Helvetica" w:cs="Helvetica"/>
          <w:color w:val="444444"/>
          <w:kern w:val="0"/>
          <w:sz w:val="18"/>
          <w:szCs w:val="18"/>
        </w:rPr>
      </w:pPr>
    </w:p>
    <w:p w:rsidR="00BE23D1" w:rsidRDefault="00BE23D1" w:rsidP="00BE23D1">
      <w:pPr>
        <w:widowControl/>
        <w:shd w:val="clear" w:color="auto" w:fill="FFFFFF"/>
        <w:spacing w:line="275" w:lineRule="atLeast"/>
        <w:ind w:left="250"/>
        <w:rPr>
          <w:rFonts w:ascii="Helvetica" w:eastAsia="宋体" w:hAnsi="Helvetica" w:cs="Helvetica"/>
          <w:color w:val="444444"/>
          <w:kern w:val="0"/>
          <w:sz w:val="18"/>
          <w:szCs w:val="18"/>
        </w:rPr>
      </w:pPr>
    </w:p>
    <w:p w:rsidR="00BE23D1" w:rsidRDefault="00BE23D1" w:rsidP="00BE23D1">
      <w:pPr>
        <w:widowControl/>
        <w:shd w:val="clear" w:color="auto" w:fill="FFFFFF"/>
        <w:spacing w:line="275" w:lineRule="atLeast"/>
        <w:ind w:left="250"/>
        <w:rPr>
          <w:rFonts w:ascii="Helvetica" w:eastAsia="宋体" w:hAnsi="Helvetica" w:cs="Helvetica"/>
          <w:color w:val="444444"/>
          <w:kern w:val="0"/>
          <w:sz w:val="18"/>
          <w:szCs w:val="18"/>
        </w:rPr>
      </w:pPr>
    </w:p>
    <w:p w:rsidR="00BE23D1" w:rsidRDefault="00BE23D1" w:rsidP="00BE23D1">
      <w:pPr>
        <w:widowControl/>
        <w:shd w:val="clear" w:color="auto" w:fill="FFFFFF"/>
        <w:spacing w:line="275" w:lineRule="atLeast"/>
        <w:ind w:left="250"/>
        <w:rPr>
          <w:rFonts w:ascii="Helvetica" w:eastAsia="宋体" w:hAnsi="Helvetica" w:cs="Helvetica"/>
          <w:color w:val="444444"/>
          <w:kern w:val="0"/>
          <w:sz w:val="18"/>
          <w:szCs w:val="18"/>
        </w:rPr>
      </w:pPr>
    </w:p>
    <w:p w:rsidR="00BE23D1" w:rsidRDefault="00BE23D1" w:rsidP="00BE23D1">
      <w:pPr>
        <w:widowControl/>
        <w:shd w:val="clear" w:color="auto" w:fill="FFFFFF"/>
        <w:spacing w:line="275" w:lineRule="atLeast"/>
        <w:ind w:left="250"/>
        <w:rPr>
          <w:rFonts w:ascii="Helvetica" w:eastAsia="宋体" w:hAnsi="Helvetica" w:cs="Helvetica"/>
          <w:color w:val="444444"/>
          <w:kern w:val="0"/>
          <w:sz w:val="18"/>
          <w:szCs w:val="18"/>
        </w:rPr>
      </w:pPr>
    </w:p>
    <w:p w:rsidR="00BE23D1" w:rsidRDefault="00BE23D1" w:rsidP="00BE23D1">
      <w:pPr>
        <w:widowControl/>
        <w:shd w:val="clear" w:color="auto" w:fill="FFFFFF"/>
        <w:spacing w:line="275" w:lineRule="atLeast"/>
        <w:ind w:left="250"/>
        <w:rPr>
          <w:rFonts w:ascii="Helvetica" w:eastAsia="宋体" w:hAnsi="Helvetica" w:cs="Helvetica"/>
          <w:color w:val="444444"/>
          <w:kern w:val="0"/>
          <w:sz w:val="18"/>
          <w:szCs w:val="18"/>
        </w:rPr>
      </w:pPr>
    </w:p>
    <w:p w:rsidR="00BE23D1" w:rsidRPr="00F53629" w:rsidRDefault="00BE23D1" w:rsidP="00BE23D1">
      <w:pPr>
        <w:widowControl/>
        <w:shd w:val="clear" w:color="auto" w:fill="FFFFFF"/>
        <w:spacing w:line="275" w:lineRule="atLeast"/>
        <w:ind w:left="250"/>
        <w:rPr>
          <w:rFonts w:ascii="Helvetica" w:eastAsia="宋体" w:hAnsi="Helvetica" w:cs="Helvetica"/>
          <w:color w:val="444444"/>
          <w:kern w:val="0"/>
          <w:sz w:val="28"/>
          <w:szCs w:val="28"/>
        </w:rPr>
      </w:pPr>
    </w:p>
    <w:p w:rsidR="006F3E7C" w:rsidRPr="00F53629" w:rsidRDefault="006F3E7C" w:rsidP="006F3E7C">
      <w:pPr>
        <w:widowControl/>
        <w:numPr>
          <w:ilvl w:val="0"/>
          <w:numId w:val="1"/>
        </w:numPr>
        <w:shd w:val="clear" w:color="auto" w:fill="FFFFFF"/>
        <w:spacing w:line="275" w:lineRule="atLeast"/>
        <w:ind w:left="250"/>
        <w:rPr>
          <w:rFonts w:ascii="Helvetica" w:eastAsia="宋体" w:hAnsi="Helvetica" w:cs="Helvetica"/>
          <w:color w:val="444444"/>
          <w:kern w:val="0"/>
          <w:sz w:val="28"/>
          <w:szCs w:val="28"/>
        </w:rPr>
      </w:pPr>
      <w:r w:rsidRPr="00F53629">
        <w:rPr>
          <w:rFonts w:ascii="微软雅黑" w:eastAsia="微软雅黑" w:hAnsi="微软雅黑" w:cs="Helvetica"/>
          <w:color w:val="444444"/>
          <w:kern w:val="0"/>
          <w:sz w:val="28"/>
          <w:szCs w:val="28"/>
        </w:rPr>
        <w:t>用</w:t>
      </w:r>
      <w:r w:rsidRPr="00F53629">
        <w:rPr>
          <w:rFonts w:ascii="Helvetica" w:eastAsia="宋体" w:hAnsi="Helvetica" w:cs="Helvetica"/>
          <w:color w:val="444444"/>
          <w:kern w:val="0"/>
          <w:sz w:val="28"/>
          <w:szCs w:val="28"/>
          <w:shd w:val="pct15" w:color="auto" w:fill="FFFFFF"/>
        </w:rPr>
        <w:t> </w:t>
      </w:r>
      <w:r w:rsidRPr="00F53629">
        <w:rPr>
          <w:rFonts w:ascii="Monaco" w:eastAsia="宋体" w:hAnsi="Monaco" w:cs="宋体"/>
          <w:color w:val="666666"/>
          <w:kern w:val="0"/>
          <w:sz w:val="28"/>
          <w:szCs w:val="28"/>
          <w:shd w:val="pct15" w:color="auto" w:fill="FFFFFF"/>
        </w:rPr>
        <w:t>C</w:t>
      </w:r>
      <w:r w:rsidR="003F6F30" w:rsidRPr="00F53629">
        <w:rPr>
          <w:rFonts w:ascii="Monaco" w:eastAsia="宋体" w:hAnsi="Monaco" w:cs="宋体" w:hint="eastAsia"/>
          <w:color w:val="666666"/>
          <w:kern w:val="0"/>
          <w:sz w:val="28"/>
          <w:szCs w:val="28"/>
          <w:shd w:val="pct15" w:color="auto" w:fill="FFFFFF"/>
        </w:rPr>
        <w:t>trl</w:t>
      </w:r>
      <w:r w:rsidRPr="00F53629">
        <w:rPr>
          <w:rFonts w:ascii="Monaco" w:eastAsia="宋体" w:hAnsi="Monaco" w:cs="宋体"/>
          <w:color w:val="666666"/>
          <w:kern w:val="0"/>
          <w:sz w:val="28"/>
          <w:szCs w:val="28"/>
          <w:shd w:val="pct15" w:color="auto" w:fill="FFFFFF"/>
        </w:rPr>
        <w:t>+P</w:t>
      </w:r>
      <w:r w:rsidRPr="00F53629">
        <w:rPr>
          <w:rFonts w:ascii="Helvetica" w:eastAsia="宋体" w:hAnsi="Helvetica" w:cs="Helvetica"/>
          <w:color w:val="444444"/>
          <w:kern w:val="0"/>
          <w:sz w:val="28"/>
          <w:szCs w:val="28"/>
          <w:shd w:val="pct15" w:color="auto" w:fill="FFFFFF"/>
        </w:rPr>
        <w:t> </w:t>
      </w:r>
      <w:r w:rsidRPr="00F53629">
        <w:rPr>
          <w:rFonts w:ascii="微软雅黑" w:eastAsia="微软雅黑" w:hAnsi="微软雅黑" w:cs="Helvetica"/>
          <w:color w:val="444444"/>
          <w:kern w:val="0"/>
          <w:sz w:val="28"/>
          <w:szCs w:val="28"/>
        </w:rPr>
        <w:t>后</w:t>
      </w:r>
      <w:r w:rsidRPr="00F53629">
        <w:rPr>
          <w:rFonts w:ascii="Helvetica" w:eastAsia="宋体" w:hAnsi="Helvetica" w:cs="Helvetica"/>
          <w:color w:val="444444"/>
          <w:kern w:val="0"/>
          <w:sz w:val="28"/>
          <w:szCs w:val="28"/>
          <w:shd w:val="pct15" w:color="auto" w:fill="FFFFFF"/>
        </w:rPr>
        <w:t> </w:t>
      </w:r>
      <w:r w:rsidRPr="00F53629">
        <w:rPr>
          <w:rFonts w:ascii="Monaco" w:eastAsia="宋体" w:hAnsi="Monaco" w:cs="宋体"/>
          <w:color w:val="666666"/>
          <w:kern w:val="0"/>
          <w:sz w:val="28"/>
          <w:szCs w:val="28"/>
          <w:shd w:val="pct15" w:color="auto" w:fill="FFFFFF"/>
        </w:rPr>
        <w:t>#</w:t>
      </w:r>
      <w:r w:rsidRPr="00F53629">
        <w:rPr>
          <w:rFonts w:ascii="Helvetica" w:eastAsia="宋体" w:hAnsi="Helvetica" w:cs="Helvetica"/>
          <w:color w:val="444444"/>
          <w:kern w:val="0"/>
          <w:sz w:val="28"/>
          <w:szCs w:val="28"/>
          <w:shd w:val="pct15" w:color="auto" w:fill="FFFFFF"/>
        </w:rPr>
        <w:t> </w:t>
      </w:r>
      <w:r w:rsidRPr="00F53629">
        <w:rPr>
          <w:rFonts w:ascii="微软雅黑" w:eastAsia="微软雅黑" w:hAnsi="微软雅黑" w:cs="Helvetica"/>
          <w:color w:val="444444"/>
          <w:kern w:val="0"/>
          <w:sz w:val="28"/>
          <w:szCs w:val="28"/>
        </w:rPr>
        <w:t>可以在当前文件中进行搜索。</w:t>
      </w:r>
    </w:p>
    <w:p w:rsidR="003F6F30" w:rsidRPr="006F3E7C" w:rsidRDefault="00BE23D1" w:rsidP="003F6F30">
      <w:pPr>
        <w:widowControl/>
        <w:shd w:val="clear" w:color="auto" w:fill="FFFFFF"/>
        <w:spacing w:line="275" w:lineRule="atLeast"/>
        <w:ind w:left="250"/>
        <w:rPr>
          <w:rFonts w:ascii="Helvetica" w:eastAsia="宋体" w:hAnsi="Helvetica" w:cs="Helvetica"/>
          <w:color w:val="444444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444444"/>
          <w:kern w:val="0"/>
          <w:sz w:val="18"/>
          <w:szCs w:val="18"/>
        </w:rPr>
        <w:drawing>
          <wp:inline distT="0" distB="0" distL="0" distR="0">
            <wp:extent cx="5274310" cy="260718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E7C" w:rsidRPr="00F53629" w:rsidRDefault="006F3E7C" w:rsidP="006F3E7C">
      <w:pPr>
        <w:widowControl/>
        <w:numPr>
          <w:ilvl w:val="0"/>
          <w:numId w:val="1"/>
        </w:numPr>
        <w:shd w:val="clear" w:color="auto" w:fill="FFFFFF"/>
        <w:spacing w:line="275" w:lineRule="atLeast"/>
        <w:ind w:left="250"/>
        <w:rPr>
          <w:rFonts w:ascii="Helvetica" w:eastAsia="宋体" w:hAnsi="Helvetica" w:cs="Helvetica"/>
          <w:color w:val="444444"/>
          <w:kern w:val="0"/>
          <w:sz w:val="28"/>
          <w:szCs w:val="28"/>
        </w:rPr>
      </w:pPr>
      <w:r w:rsidRPr="00F53629">
        <w:rPr>
          <w:rFonts w:ascii="微软雅黑" w:eastAsia="微软雅黑" w:hAnsi="微软雅黑" w:cs="Helvetica"/>
          <w:color w:val="262626" w:themeColor="text1" w:themeTint="D9"/>
          <w:sz w:val="28"/>
          <w:szCs w:val="28"/>
          <w:shd w:val="clear" w:color="auto" w:fill="FFFFFF"/>
        </w:rPr>
        <w:t>用</w:t>
      </w:r>
      <w:r w:rsidRPr="00F53629">
        <w:rPr>
          <w:rFonts w:ascii="微软雅黑" w:eastAsia="微软雅黑" w:hAnsi="微软雅黑" w:cs="Helvetica"/>
          <w:color w:val="444444"/>
          <w:kern w:val="0"/>
          <w:sz w:val="28"/>
          <w:szCs w:val="28"/>
          <w:shd w:val="pct15" w:color="auto" w:fill="FFFFFF"/>
        </w:rPr>
        <w:t> </w:t>
      </w:r>
      <w:r w:rsidRPr="00F53629">
        <w:rPr>
          <w:rFonts w:ascii="Monaco" w:eastAsia="宋体" w:hAnsi="Monaco" w:cs="宋体"/>
          <w:color w:val="666666"/>
          <w:kern w:val="0"/>
          <w:sz w:val="28"/>
          <w:szCs w:val="28"/>
          <w:shd w:val="pct15" w:color="auto" w:fill="FFFFFF"/>
        </w:rPr>
        <w:t>C</w:t>
      </w:r>
      <w:r w:rsidR="003F6F30" w:rsidRPr="00F53629">
        <w:rPr>
          <w:rFonts w:ascii="Monaco" w:eastAsia="宋体" w:hAnsi="Monaco" w:cs="宋体" w:hint="eastAsia"/>
          <w:color w:val="666666"/>
          <w:kern w:val="0"/>
          <w:sz w:val="28"/>
          <w:szCs w:val="28"/>
          <w:shd w:val="pct15" w:color="auto" w:fill="FFFFFF"/>
        </w:rPr>
        <w:t>trl</w:t>
      </w:r>
      <w:r w:rsidRPr="00F53629">
        <w:rPr>
          <w:rFonts w:ascii="Monaco" w:eastAsia="宋体" w:hAnsi="Monaco" w:cs="宋体"/>
          <w:color w:val="666666"/>
          <w:kern w:val="0"/>
          <w:sz w:val="28"/>
          <w:szCs w:val="28"/>
          <w:shd w:val="pct15" w:color="auto" w:fill="FFFFFF"/>
        </w:rPr>
        <w:t>+P</w:t>
      </w:r>
      <w:r w:rsidRPr="00F53629">
        <w:rPr>
          <w:rFonts w:ascii="Helvetica" w:eastAsia="宋体" w:hAnsi="Helvetica" w:cs="Helvetica"/>
          <w:color w:val="444444"/>
          <w:kern w:val="0"/>
          <w:sz w:val="28"/>
          <w:szCs w:val="28"/>
          <w:shd w:val="pct15" w:color="auto" w:fill="FFFFFF"/>
        </w:rPr>
        <w:t> </w:t>
      </w:r>
      <w:r w:rsidRPr="00F53629">
        <w:rPr>
          <w:rFonts w:ascii="微软雅黑" w:eastAsia="微软雅黑" w:hAnsi="微软雅黑" w:cs="Helvetica"/>
          <w:color w:val="262626" w:themeColor="text1" w:themeTint="D9"/>
          <w:sz w:val="28"/>
          <w:szCs w:val="28"/>
          <w:shd w:val="clear" w:color="auto" w:fill="FFFFFF"/>
        </w:rPr>
        <w:t>后 </w:t>
      </w:r>
      <w:r w:rsidRPr="00F53629">
        <w:rPr>
          <w:rFonts w:ascii="微软雅黑" w:eastAsia="微软雅黑" w:hAnsi="微软雅黑" w:cs="宋体"/>
          <w:color w:val="666666"/>
          <w:kern w:val="0"/>
          <w:sz w:val="28"/>
          <w:szCs w:val="28"/>
        </w:rPr>
        <w:t>:</w:t>
      </w:r>
      <w:r w:rsidRPr="00F53629">
        <w:rPr>
          <w:rFonts w:ascii="微软雅黑" w:eastAsia="微软雅黑" w:hAnsi="微软雅黑" w:cs="Helvetica"/>
          <w:color w:val="444444"/>
          <w:kern w:val="0"/>
          <w:sz w:val="28"/>
          <w:szCs w:val="28"/>
        </w:rPr>
        <w:t> (或是</w:t>
      </w:r>
      <w:r w:rsidRPr="00F53629">
        <w:rPr>
          <w:rFonts w:ascii="Monaco" w:eastAsia="宋体" w:hAnsi="Monaco" w:cs="宋体"/>
          <w:color w:val="666666"/>
          <w:kern w:val="0"/>
          <w:sz w:val="28"/>
          <w:szCs w:val="28"/>
          <w:shd w:val="pct15" w:color="auto" w:fill="FFFFFF"/>
        </w:rPr>
        <w:t>Ctrl+G</w:t>
      </w:r>
      <w:r w:rsidRPr="00F53629">
        <w:rPr>
          <w:rFonts w:ascii="Helvetica" w:eastAsia="宋体" w:hAnsi="Helvetica" w:cs="Helvetica"/>
          <w:color w:val="444444"/>
          <w:kern w:val="0"/>
          <w:sz w:val="28"/>
          <w:szCs w:val="28"/>
          <w:shd w:val="pct15" w:color="auto" w:fill="FFFFFF"/>
        </w:rPr>
        <w:t>)</w:t>
      </w:r>
      <w:r w:rsidRPr="00F53629">
        <w:rPr>
          <w:rFonts w:ascii="微软雅黑" w:eastAsia="微软雅黑" w:hAnsi="微软雅黑" w:cs="Helvetica"/>
          <w:color w:val="262626" w:themeColor="text1" w:themeTint="D9"/>
          <w:sz w:val="28"/>
          <w:szCs w:val="28"/>
          <w:shd w:val="clear" w:color="auto" w:fill="FFFFFF"/>
        </w:rPr>
        <w:t>加上数字可以跳转到相应的行。</w:t>
      </w:r>
    </w:p>
    <w:p w:rsidR="00BE23D1" w:rsidRDefault="00BE23D1" w:rsidP="00BE23D1">
      <w:pPr>
        <w:widowControl/>
        <w:shd w:val="clear" w:color="auto" w:fill="FFFFFF"/>
        <w:spacing w:line="275" w:lineRule="atLeast"/>
        <w:rPr>
          <w:rFonts w:ascii="Helvetica" w:eastAsia="宋体" w:hAnsi="Helvetica" w:cs="Helvetica"/>
          <w:color w:val="444444"/>
          <w:kern w:val="0"/>
          <w:sz w:val="18"/>
          <w:szCs w:val="18"/>
        </w:rPr>
      </w:pPr>
      <w:r>
        <w:rPr>
          <w:rFonts w:ascii="Helvetica" w:eastAsia="宋体" w:hAnsi="Helvetica" w:cs="Helvetica" w:hint="eastAsia"/>
          <w:noProof/>
          <w:color w:val="444444"/>
          <w:kern w:val="0"/>
          <w:sz w:val="18"/>
          <w:szCs w:val="18"/>
        </w:rPr>
        <w:lastRenderedPageBreak/>
        <w:drawing>
          <wp:inline distT="0" distB="0" distL="0" distR="0">
            <wp:extent cx="5274310" cy="302779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7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3D1" w:rsidRDefault="00BE23D1" w:rsidP="00BE23D1">
      <w:pPr>
        <w:widowControl/>
        <w:shd w:val="clear" w:color="auto" w:fill="FFFFFF"/>
        <w:spacing w:line="275" w:lineRule="atLeast"/>
        <w:rPr>
          <w:rFonts w:ascii="Helvetica" w:eastAsia="宋体" w:hAnsi="Helvetica" w:cs="Helvetica"/>
          <w:color w:val="444444"/>
          <w:kern w:val="0"/>
          <w:sz w:val="18"/>
          <w:szCs w:val="18"/>
        </w:rPr>
      </w:pPr>
    </w:p>
    <w:p w:rsidR="00BE23D1" w:rsidRPr="007743AB" w:rsidRDefault="007743AB" w:rsidP="007743AB">
      <w:pPr>
        <w:widowControl/>
        <w:shd w:val="clear" w:color="auto" w:fill="FFFFFF"/>
        <w:spacing w:line="275" w:lineRule="atLeast"/>
        <w:rPr>
          <w:rFonts w:ascii="Helvetica" w:eastAsia="宋体" w:hAnsi="Helvetica" w:cs="Helvetica"/>
          <w:color w:val="262626" w:themeColor="text1" w:themeTint="D9"/>
          <w:kern w:val="0"/>
          <w:sz w:val="18"/>
          <w:szCs w:val="18"/>
        </w:rPr>
      </w:pPr>
      <w:r w:rsidRPr="007743AB">
        <w:rPr>
          <w:rFonts w:ascii="微软雅黑" w:eastAsia="微软雅黑" w:hAnsi="微软雅黑" w:cs="Helvetica" w:hint="eastAsia"/>
          <w:color w:val="262626" w:themeColor="text1" w:themeTint="D9"/>
          <w:sz w:val="18"/>
          <w:szCs w:val="18"/>
          <w:highlight w:val="red"/>
          <w:shd w:val="clear" w:color="auto" w:fill="FFFFFF"/>
        </w:rPr>
        <w:t>综合使用：</w:t>
      </w:r>
      <w:r w:rsidRPr="007743AB">
        <w:rPr>
          <w:rFonts w:ascii="微软雅黑" w:eastAsia="微软雅黑" w:hAnsi="微软雅黑" w:cs="Helvetica"/>
          <w:color w:val="262626" w:themeColor="text1" w:themeTint="D9"/>
          <w:sz w:val="18"/>
          <w:szCs w:val="18"/>
          <w:shd w:val="clear" w:color="auto" w:fill="FFFFFF"/>
        </w:rPr>
        <w:t>是你可以用</w:t>
      </w:r>
      <w:r w:rsidRPr="007743AB">
        <w:rPr>
          <w:rStyle w:val="apple-converted-space"/>
          <w:rFonts w:ascii="微软雅黑" w:eastAsia="微软雅黑" w:hAnsi="微软雅黑" w:cs="Helvetica"/>
          <w:color w:val="262626" w:themeColor="text1" w:themeTint="D9"/>
          <w:sz w:val="18"/>
          <w:szCs w:val="18"/>
          <w:shd w:val="clear" w:color="auto" w:fill="FFFFFF"/>
        </w:rPr>
        <w:t> </w:t>
      </w:r>
      <w:r w:rsidRPr="007743AB">
        <w:rPr>
          <w:rStyle w:val="HTML"/>
          <w:rFonts w:ascii="Monaco" w:eastAsia="微软雅黑" w:hAnsi="Monaco"/>
          <w:color w:val="262626" w:themeColor="text1" w:themeTint="D9"/>
          <w:sz w:val="22"/>
          <w:szCs w:val="22"/>
          <w:bdr w:val="single" w:sz="4" w:space="0" w:color="DDDDDD" w:frame="1"/>
          <w:shd w:val="clear" w:color="auto" w:fill="EEEEEE"/>
        </w:rPr>
        <w:t>Ctrl+P</w:t>
      </w:r>
      <w:r w:rsidRPr="007743AB">
        <w:rPr>
          <w:rStyle w:val="apple-converted-space"/>
          <w:rFonts w:ascii="Monaco" w:eastAsia="微软雅黑" w:hAnsi="Monaco" w:cs="Helvetica"/>
          <w:color w:val="262626" w:themeColor="text1" w:themeTint="D9"/>
          <w:sz w:val="18"/>
          <w:szCs w:val="18"/>
          <w:shd w:val="clear" w:color="auto" w:fill="FFFFFF"/>
        </w:rPr>
        <w:t> </w:t>
      </w:r>
      <w:r w:rsidRPr="007743AB">
        <w:rPr>
          <w:rFonts w:ascii="微软雅黑" w:eastAsia="微软雅黑" w:hAnsi="微软雅黑" w:cs="Helvetica"/>
          <w:color w:val="262626" w:themeColor="text1" w:themeTint="D9"/>
          <w:sz w:val="18"/>
          <w:szCs w:val="18"/>
          <w:shd w:val="clear" w:color="auto" w:fill="FFFFFF"/>
        </w:rPr>
        <w:t>加上一些关键词跳转到某个文件同时加上</w:t>
      </w:r>
      <w:r w:rsidRPr="007743AB">
        <w:rPr>
          <w:rStyle w:val="apple-converted-space"/>
          <w:rFonts w:ascii="微软雅黑" w:eastAsia="微软雅黑" w:hAnsi="微软雅黑" w:cs="Helvetica"/>
          <w:color w:val="262626" w:themeColor="text1" w:themeTint="D9"/>
          <w:sz w:val="18"/>
          <w:szCs w:val="18"/>
          <w:shd w:val="clear" w:color="auto" w:fill="FFFFFF"/>
        </w:rPr>
        <w:t> </w:t>
      </w:r>
      <w:r w:rsidRPr="007743AB">
        <w:rPr>
          <w:rStyle w:val="HTML"/>
          <w:rFonts w:ascii="微软雅黑" w:eastAsia="微软雅黑" w:hAnsi="微软雅黑"/>
          <w:color w:val="262626" w:themeColor="text1" w:themeTint="D9"/>
          <w:sz w:val="22"/>
          <w:szCs w:val="22"/>
          <w:bdr w:val="single" w:sz="4" w:space="0" w:color="DDDDDD" w:frame="1"/>
          <w:shd w:val="clear" w:color="auto" w:fill="EEEEEE"/>
        </w:rPr>
        <w:t>@</w:t>
      </w:r>
      <w:r w:rsidRPr="007743AB">
        <w:rPr>
          <w:rStyle w:val="apple-converted-space"/>
          <w:rFonts w:ascii="微软雅黑" w:eastAsia="微软雅黑" w:hAnsi="微软雅黑" w:cs="Helvetica"/>
          <w:color w:val="262626" w:themeColor="text1" w:themeTint="D9"/>
          <w:sz w:val="18"/>
          <w:szCs w:val="18"/>
          <w:shd w:val="clear" w:color="auto" w:fill="FFFFFF"/>
        </w:rPr>
        <w:t> </w:t>
      </w:r>
      <w:r w:rsidRPr="007743AB">
        <w:rPr>
          <w:rFonts w:ascii="微软雅黑" w:eastAsia="微软雅黑" w:hAnsi="微软雅黑" w:cs="Helvetica"/>
          <w:color w:val="262626" w:themeColor="text1" w:themeTint="D9"/>
          <w:sz w:val="18"/>
          <w:szCs w:val="18"/>
          <w:shd w:val="clear" w:color="auto" w:fill="FFFFFF"/>
        </w:rPr>
        <w:t>来列出/跳转到目标文件中的某个函数，或是同时加上</w:t>
      </w:r>
      <w:r w:rsidRPr="007743AB">
        <w:rPr>
          <w:rStyle w:val="apple-converted-space"/>
          <w:rFonts w:ascii="微软雅黑" w:eastAsia="微软雅黑" w:hAnsi="微软雅黑" w:cs="Helvetica"/>
          <w:color w:val="262626" w:themeColor="text1" w:themeTint="D9"/>
          <w:sz w:val="18"/>
          <w:szCs w:val="18"/>
          <w:shd w:val="clear" w:color="auto" w:fill="FFFFFF"/>
        </w:rPr>
        <w:t> </w:t>
      </w:r>
      <w:r w:rsidRPr="007743AB">
        <w:rPr>
          <w:rStyle w:val="HTML"/>
          <w:rFonts w:ascii="微软雅黑" w:eastAsia="微软雅黑" w:hAnsi="微软雅黑"/>
          <w:color w:val="262626" w:themeColor="text1" w:themeTint="D9"/>
          <w:sz w:val="22"/>
          <w:szCs w:val="22"/>
          <w:bdr w:val="single" w:sz="4" w:space="0" w:color="DDDDDD" w:frame="1"/>
          <w:shd w:val="clear" w:color="auto" w:fill="EEEEEE"/>
        </w:rPr>
        <w:t>#</w:t>
      </w:r>
      <w:r w:rsidRPr="007743AB">
        <w:rPr>
          <w:rStyle w:val="apple-converted-space"/>
          <w:rFonts w:ascii="微软雅黑" w:eastAsia="微软雅黑" w:hAnsi="微软雅黑" w:cs="Helvetica"/>
          <w:color w:val="262626" w:themeColor="text1" w:themeTint="D9"/>
          <w:sz w:val="18"/>
          <w:szCs w:val="18"/>
          <w:shd w:val="clear" w:color="auto" w:fill="FFFFFF"/>
        </w:rPr>
        <w:t> </w:t>
      </w:r>
      <w:r w:rsidRPr="007743AB">
        <w:rPr>
          <w:rFonts w:ascii="微软雅黑" w:eastAsia="微软雅黑" w:hAnsi="微软雅黑" w:cs="Helvetica"/>
          <w:color w:val="262626" w:themeColor="text1" w:themeTint="D9"/>
          <w:sz w:val="18"/>
          <w:szCs w:val="18"/>
          <w:shd w:val="clear" w:color="auto" w:fill="FFFFFF"/>
        </w:rPr>
        <w:t>来在目标文件中进行搜索，或是同时加上</w:t>
      </w:r>
      <w:r w:rsidRPr="007743AB">
        <w:rPr>
          <w:rStyle w:val="apple-converted-space"/>
          <w:rFonts w:ascii="微软雅黑" w:eastAsia="微软雅黑" w:hAnsi="微软雅黑" w:cs="Helvetica"/>
          <w:color w:val="262626" w:themeColor="text1" w:themeTint="D9"/>
          <w:sz w:val="18"/>
          <w:szCs w:val="18"/>
          <w:shd w:val="clear" w:color="auto" w:fill="FFFFFF"/>
        </w:rPr>
        <w:t> </w:t>
      </w:r>
      <w:r w:rsidRPr="007743AB">
        <w:rPr>
          <w:rStyle w:val="HTML"/>
          <w:rFonts w:ascii="微软雅黑" w:eastAsia="微软雅黑" w:hAnsi="微软雅黑"/>
          <w:color w:val="262626" w:themeColor="text1" w:themeTint="D9"/>
          <w:sz w:val="22"/>
          <w:szCs w:val="22"/>
          <w:bdr w:val="single" w:sz="4" w:space="0" w:color="DDDDDD" w:frame="1"/>
          <w:shd w:val="clear" w:color="auto" w:fill="EEEEEE"/>
        </w:rPr>
        <w:t>:</w:t>
      </w:r>
      <w:r w:rsidRPr="007743AB">
        <w:rPr>
          <w:rStyle w:val="apple-converted-space"/>
          <w:rFonts w:ascii="微软雅黑" w:eastAsia="微软雅黑" w:hAnsi="微软雅黑" w:cs="Helvetica"/>
          <w:color w:val="262626" w:themeColor="text1" w:themeTint="D9"/>
          <w:sz w:val="18"/>
          <w:szCs w:val="18"/>
          <w:shd w:val="clear" w:color="auto" w:fill="FFFFFF"/>
        </w:rPr>
        <w:t> </w:t>
      </w:r>
      <w:r w:rsidRPr="007743AB">
        <w:rPr>
          <w:rFonts w:ascii="微软雅黑" w:eastAsia="微软雅黑" w:hAnsi="微软雅黑" w:cs="Helvetica"/>
          <w:color w:val="262626" w:themeColor="text1" w:themeTint="D9"/>
          <w:sz w:val="18"/>
          <w:szCs w:val="18"/>
          <w:shd w:val="clear" w:color="auto" w:fill="FFFFFF"/>
        </w:rPr>
        <w:t>和数字来跳转到目标文件中相应的行。</w:t>
      </w:r>
    </w:p>
    <w:p w:rsidR="00BE23D1" w:rsidRDefault="00BE23D1" w:rsidP="00BE23D1">
      <w:pPr>
        <w:widowControl/>
        <w:shd w:val="clear" w:color="auto" w:fill="FFFFFF"/>
        <w:spacing w:line="275" w:lineRule="atLeast"/>
        <w:ind w:left="250"/>
        <w:rPr>
          <w:rFonts w:ascii="Helvetica" w:eastAsia="宋体" w:hAnsi="Helvetica" w:cs="Helvetica"/>
          <w:color w:val="444444"/>
          <w:kern w:val="0"/>
          <w:sz w:val="18"/>
          <w:szCs w:val="18"/>
        </w:rPr>
      </w:pPr>
    </w:p>
    <w:p w:rsidR="00F205F0" w:rsidRPr="00F205F0" w:rsidRDefault="00512DE7" w:rsidP="00F205F0">
      <w:pPr>
        <w:pStyle w:val="a7"/>
        <w:widowControl/>
        <w:numPr>
          <w:ilvl w:val="0"/>
          <w:numId w:val="1"/>
        </w:numPr>
        <w:shd w:val="clear" w:color="auto" w:fill="FFFFFF"/>
        <w:spacing w:line="275" w:lineRule="atLeast"/>
        <w:ind w:firstLineChars="0"/>
        <w:rPr>
          <w:rFonts w:ascii="Helvetica" w:eastAsia="宋体" w:hAnsi="Helvetica" w:cs="Helvetica"/>
          <w:color w:val="444444"/>
          <w:kern w:val="0"/>
          <w:sz w:val="18"/>
          <w:szCs w:val="18"/>
        </w:rPr>
      </w:pPr>
      <w:hyperlink r:id="rId17" w:anchor="command" w:history="1">
        <w:r w:rsidR="00F205F0" w:rsidRPr="00F205F0">
          <w:rPr>
            <w:rStyle w:val="a6"/>
            <w:rFonts w:ascii="微软雅黑" w:eastAsia="微软雅黑" w:hAnsi="微软雅黑" w:cs="Helvetica" w:hint="eastAsia"/>
            <w:color w:val="262626" w:themeColor="text1" w:themeTint="D9"/>
            <w:sz w:val="30"/>
            <w:szCs w:val="30"/>
            <w:u w:val="none"/>
            <w:shd w:val="clear" w:color="auto" w:fill="FFFFFF"/>
          </w:rPr>
          <w:t>多重选择</w:t>
        </w:r>
      </w:hyperlink>
      <w:r w:rsidR="00F205F0" w:rsidRPr="00F205F0">
        <w:rPr>
          <w:rFonts w:ascii="微软雅黑" w:eastAsia="微软雅黑" w:hAnsi="微软雅黑" w:hint="eastAsia"/>
          <w:color w:val="262626" w:themeColor="text1" w:themeTint="D9"/>
          <w:sz w:val="30"/>
          <w:szCs w:val="30"/>
        </w:rPr>
        <w:t>：</w:t>
      </w:r>
    </w:p>
    <w:p w:rsidR="00F205F0" w:rsidRDefault="00F205F0" w:rsidP="00F205F0">
      <w:pPr>
        <w:pStyle w:val="a8"/>
        <w:shd w:val="clear" w:color="auto" w:fill="FFFFFF"/>
        <w:spacing w:before="0" w:beforeAutospacing="0" w:after="0" w:afterAutospacing="0" w:line="275" w:lineRule="atLeast"/>
        <w:jc w:val="both"/>
        <w:rPr>
          <w:rFonts w:ascii="Helvetica" w:hAnsi="Helvetica" w:cs="Helvetica"/>
          <w:color w:val="444444"/>
          <w:sz w:val="18"/>
          <w:szCs w:val="18"/>
        </w:rPr>
      </w:pPr>
      <w:r>
        <w:rPr>
          <w:rFonts w:ascii="Helvetica" w:hAnsi="Helvetica" w:cs="Helvetica"/>
          <w:color w:val="444444"/>
          <w:sz w:val="18"/>
          <w:szCs w:val="18"/>
        </w:rPr>
        <w:t>激活多重选择的方法有</w:t>
      </w:r>
      <w:del w:id="0" w:author="Unknown">
        <w:r>
          <w:rPr>
            <w:rFonts w:ascii="Helvetica" w:hAnsi="Helvetica" w:cs="Helvetica"/>
            <w:color w:val="444444"/>
            <w:sz w:val="18"/>
            <w:szCs w:val="18"/>
          </w:rPr>
          <w:delText>两</w:delText>
        </w:r>
      </w:del>
      <w:r>
        <w:rPr>
          <w:rFonts w:ascii="Helvetica" w:hAnsi="Helvetica" w:cs="Helvetica"/>
          <w:color w:val="444444"/>
          <w:sz w:val="18"/>
          <w:szCs w:val="18"/>
        </w:rPr>
        <w:t>几种：</w:t>
      </w:r>
    </w:p>
    <w:p w:rsidR="00F205F0" w:rsidRDefault="00F205F0" w:rsidP="00F205F0">
      <w:pPr>
        <w:widowControl/>
        <w:numPr>
          <w:ilvl w:val="0"/>
          <w:numId w:val="3"/>
        </w:numPr>
        <w:shd w:val="clear" w:color="auto" w:fill="FFFFFF"/>
        <w:spacing w:line="275" w:lineRule="atLeast"/>
        <w:ind w:left="250"/>
        <w:rPr>
          <w:rFonts w:ascii="Helvetica" w:hAnsi="Helvetica" w:cs="Helvetica"/>
          <w:color w:val="444444"/>
          <w:sz w:val="18"/>
          <w:szCs w:val="18"/>
        </w:rPr>
      </w:pPr>
      <w:r>
        <w:rPr>
          <w:rFonts w:ascii="Helvetica" w:hAnsi="Helvetica" w:cs="Helvetica"/>
          <w:color w:val="444444"/>
          <w:sz w:val="18"/>
          <w:szCs w:val="18"/>
        </w:rPr>
        <w:t>按住</w:t>
      </w:r>
      <w:r>
        <w:rPr>
          <w:rStyle w:val="apple-converted-space"/>
          <w:rFonts w:ascii="Helvetica" w:hAnsi="Helvetica" w:cs="Helvetica"/>
          <w:color w:val="444444"/>
        </w:rPr>
        <w:t> </w:t>
      </w:r>
      <w:r>
        <w:rPr>
          <w:rStyle w:val="HTML"/>
          <w:rFonts w:ascii="Monaco" w:hAnsi="Monaco" w:hint="eastAsia"/>
          <w:color w:val="666666"/>
          <w:sz w:val="16"/>
          <w:szCs w:val="16"/>
          <w:bdr w:val="single" w:sz="4" w:space="0" w:color="DDDDDD" w:frame="1"/>
          <w:shd w:val="clear" w:color="auto" w:fill="EEEEEE"/>
        </w:rPr>
        <w:t>Ctrl</w:t>
      </w:r>
      <w:r>
        <w:rPr>
          <w:rFonts w:ascii="Helvetica" w:hAnsi="Helvetica" w:cs="Helvetica"/>
          <w:color w:val="444444"/>
          <w:sz w:val="18"/>
          <w:szCs w:val="18"/>
        </w:rPr>
        <w:t>，然后在页面中希望中现光标的位置点击。</w:t>
      </w:r>
    </w:p>
    <w:p w:rsidR="00F205F0" w:rsidRDefault="00F205F0" w:rsidP="00F205F0">
      <w:pPr>
        <w:widowControl/>
        <w:numPr>
          <w:ilvl w:val="0"/>
          <w:numId w:val="3"/>
        </w:numPr>
        <w:shd w:val="clear" w:color="auto" w:fill="FFFFFF"/>
        <w:spacing w:line="275" w:lineRule="atLeast"/>
        <w:ind w:left="250"/>
        <w:rPr>
          <w:rFonts w:ascii="Helvetica" w:hAnsi="Helvetica" w:cs="Helvetica"/>
          <w:color w:val="444444"/>
          <w:sz w:val="18"/>
          <w:szCs w:val="18"/>
        </w:rPr>
      </w:pPr>
      <w:r>
        <w:rPr>
          <w:rFonts w:ascii="Helvetica" w:hAnsi="Helvetica" w:cs="Helvetica"/>
          <w:color w:val="444444"/>
          <w:sz w:val="18"/>
          <w:szCs w:val="18"/>
        </w:rPr>
        <w:t>选择数行文本，然后按下</w:t>
      </w:r>
      <w:r>
        <w:rPr>
          <w:rStyle w:val="apple-converted-space"/>
          <w:rFonts w:ascii="Helvetica" w:hAnsi="Helvetica" w:cs="Helvetica"/>
          <w:color w:val="444444"/>
        </w:rPr>
        <w:t> </w:t>
      </w:r>
      <w:r>
        <w:rPr>
          <w:rStyle w:val="HTML"/>
          <w:rFonts w:ascii="Monaco" w:hAnsi="Monaco"/>
          <w:color w:val="666666"/>
          <w:sz w:val="16"/>
          <w:szCs w:val="16"/>
          <w:bdr w:val="single" w:sz="4" w:space="0" w:color="DDDDDD" w:frame="1"/>
          <w:shd w:val="clear" w:color="auto" w:fill="EEEEEE"/>
        </w:rPr>
        <w:t>Shift + C</w:t>
      </w:r>
      <w:r>
        <w:rPr>
          <w:rStyle w:val="HTML"/>
          <w:rFonts w:ascii="Monaco" w:hAnsi="Monaco" w:hint="eastAsia"/>
          <w:color w:val="666666"/>
          <w:sz w:val="16"/>
          <w:szCs w:val="16"/>
          <w:bdr w:val="single" w:sz="4" w:space="0" w:color="DDDDDD" w:frame="1"/>
          <w:shd w:val="clear" w:color="auto" w:fill="EEEEEE"/>
        </w:rPr>
        <w:t>trl</w:t>
      </w:r>
      <w:r>
        <w:rPr>
          <w:rStyle w:val="HTML"/>
          <w:rFonts w:ascii="Monaco" w:hAnsi="Monaco"/>
          <w:color w:val="666666"/>
          <w:sz w:val="16"/>
          <w:szCs w:val="16"/>
          <w:bdr w:val="single" w:sz="4" w:space="0" w:color="DDDDDD" w:frame="1"/>
          <w:shd w:val="clear" w:color="auto" w:fill="EEEEEE"/>
        </w:rPr>
        <w:t>+ L</w:t>
      </w:r>
      <w:r>
        <w:rPr>
          <w:rFonts w:ascii="Helvetica" w:hAnsi="Helvetica" w:cs="Helvetica"/>
          <w:color w:val="444444"/>
          <w:sz w:val="18"/>
          <w:szCs w:val="18"/>
        </w:rPr>
        <w:t>。</w:t>
      </w:r>
    </w:p>
    <w:p w:rsidR="00F205F0" w:rsidRDefault="00F205F0" w:rsidP="00F205F0">
      <w:pPr>
        <w:widowControl/>
        <w:numPr>
          <w:ilvl w:val="0"/>
          <w:numId w:val="3"/>
        </w:numPr>
        <w:shd w:val="clear" w:color="auto" w:fill="FFFFFF"/>
        <w:spacing w:line="275" w:lineRule="atLeast"/>
        <w:ind w:left="250"/>
        <w:rPr>
          <w:rFonts w:ascii="Helvetica" w:hAnsi="Helvetica" w:cs="Helvetica"/>
          <w:color w:val="444444"/>
          <w:sz w:val="18"/>
          <w:szCs w:val="18"/>
        </w:rPr>
      </w:pPr>
      <w:r>
        <w:rPr>
          <w:rFonts w:ascii="Helvetica" w:hAnsi="Helvetica" w:cs="Helvetica"/>
          <w:color w:val="444444"/>
          <w:sz w:val="18"/>
          <w:szCs w:val="18"/>
        </w:rPr>
        <w:t>通过反复按下</w:t>
      </w:r>
      <w:r>
        <w:rPr>
          <w:rStyle w:val="apple-converted-space"/>
          <w:rFonts w:ascii="Helvetica" w:hAnsi="Helvetica" w:cs="Helvetica"/>
          <w:color w:val="444444"/>
        </w:rPr>
        <w:t> </w:t>
      </w:r>
      <w:r>
        <w:rPr>
          <w:rStyle w:val="HTML"/>
          <w:rFonts w:ascii="Monaco" w:hAnsi="Monaco"/>
          <w:color w:val="666666"/>
          <w:sz w:val="16"/>
          <w:szCs w:val="16"/>
          <w:bdr w:val="single" w:sz="4" w:space="0" w:color="DDDDDD" w:frame="1"/>
          <w:shd w:val="clear" w:color="auto" w:fill="EEEEEE"/>
        </w:rPr>
        <w:t>C</w:t>
      </w:r>
      <w:r w:rsidR="00DB35C5">
        <w:rPr>
          <w:rStyle w:val="HTML"/>
          <w:rFonts w:ascii="Monaco" w:hAnsi="Monaco" w:hint="eastAsia"/>
          <w:color w:val="666666"/>
          <w:sz w:val="16"/>
          <w:szCs w:val="16"/>
          <w:bdr w:val="single" w:sz="4" w:space="0" w:color="DDDDDD" w:frame="1"/>
          <w:shd w:val="clear" w:color="auto" w:fill="EEEEEE"/>
        </w:rPr>
        <w:t>trl</w:t>
      </w:r>
      <w:r>
        <w:rPr>
          <w:rStyle w:val="HTML"/>
          <w:rFonts w:ascii="Monaco" w:hAnsi="Monaco"/>
          <w:color w:val="666666"/>
          <w:sz w:val="16"/>
          <w:szCs w:val="16"/>
          <w:bdr w:val="single" w:sz="4" w:space="0" w:color="DDDDDD" w:frame="1"/>
          <w:shd w:val="clear" w:color="auto" w:fill="EEEEEE"/>
        </w:rPr>
        <w:t xml:space="preserve"> + D</w:t>
      </w:r>
      <w:r>
        <w:rPr>
          <w:rStyle w:val="apple-converted-space"/>
          <w:rFonts w:ascii="Helvetica" w:hAnsi="Helvetica" w:cs="Helvetica"/>
          <w:color w:val="444444"/>
        </w:rPr>
        <w:t> </w:t>
      </w:r>
      <w:r>
        <w:rPr>
          <w:rFonts w:ascii="Helvetica" w:hAnsi="Helvetica" w:cs="Helvetica"/>
          <w:color w:val="444444"/>
          <w:sz w:val="18"/>
          <w:szCs w:val="18"/>
        </w:rPr>
        <w:t>即可将全文中与光标当前所在位置的词相同的词逐一加入选择，而直接按下</w:t>
      </w:r>
      <w:r>
        <w:rPr>
          <w:rStyle w:val="apple-converted-space"/>
          <w:rFonts w:ascii="Helvetica" w:hAnsi="Helvetica" w:cs="Helvetica"/>
          <w:color w:val="444444"/>
        </w:rPr>
        <w:t> </w:t>
      </w:r>
      <w:r>
        <w:rPr>
          <w:rStyle w:val="HTML"/>
          <w:rFonts w:ascii="Monaco" w:hAnsi="Monaco"/>
          <w:color w:val="666666"/>
          <w:sz w:val="16"/>
          <w:szCs w:val="16"/>
          <w:bdr w:val="single" w:sz="4" w:space="0" w:color="DDDDDD" w:frame="1"/>
          <w:shd w:val="clear" w:color="auto" w:fill="EEEEEE"/>
        </w:rPr>
        <w:t>Alt+F3</w:t>
      </w:r>
      <w:r>
        <w:rPr>
          <w:rFonts w:ascii="Helvetica" w:hAnsi="Helvetica" w:cs="Helvetica"/>
          <w:color w:val="444444"/>
          <w:sz w:val="18"/>
          <w:szCs w:val="18"/>
        </w:rPr>
        <w:t>即可一次性选择所有相同的词。</w:t>
      </w:r>
    </w:p>
    <w:p w:rsidR="00F205F0" w:rsidRPr="00F205F0" w:rsidRDefault="00F205F0" w:rsidP="00F205F0">
      <w:pPr>
        <w:widowControl/>
        <w:numPr>
          <w:ilvl w:val="0"/>
          <w:numId w:val="3"/>
        </w:numPr>
        <w:shd w:val="clear" w:color="auto" w:fill="FFFFFF"/>
        <w:spacing w:line="275" w:lineRule="atLeast"/>
        <w:ind w:left="250"/>
        <w:rPr>
          <w:rFonts w:ascii="Helvetica" w:hAnsi="Helvetica" w:cs="Helvetica"/>
          <w:color w:val="444444"/>
          <w:sz w:val="18"/>
          <w:szCs w:val="18"/>
        </w:rPr>
      </w:pPr>
      <w:r>
        <w:rPr>
          <w:rFonts w:ascii="Helvetica" w:hAnsi="Helvetica" w:cs="Helvetica"/>
          <w:color w:val="444444"/>
          <w:sz w:val="18"/>
          <w:szCs w:val="18"/>
        </w:rPr>
        <w:t>按下鼠标中键来进行垂直方向的纵列选择，也可以进入多重编辑状态。</w:t>
      </w:r>
    </w:p>
    <w:p w:rsidR="00D437F8" w:rsidRPr="00D437F8" w:rsidRDefault="000C1B2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74310" cy="324821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8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7A4" w:rsidRDefault="003907A4" w:rsidP="000534F8">
      <w:pPr>
        <w:rPr>
          <w:rFonts w:hint="eastAsia"/>
        </w:rPr>
      </w:pPr>
    </w:p>
    <w:p w:rsidR="000534F8" w:rsidRPr="003907A4" w:rsidRDefault="000534F8" w:rsidP="003907A4">
      <w:pPr>
        <w:jc w:val="center"/>
        <w:rPr>
          <w:rFonts w:ascii="微软雅黑" w:eastAsia="微软雅黑" w:hAnsi="微软雅黑"/>
          <w:b/>
          <w:sz w:val="32"/>
          <w:szCs w:val="32"/>
        </w:rPr>
      </w:pPr>
      <w:r w:rsidRPr="003907A4">
        <w:rPr>
          <w:rFonts w:ascii="微软雅黑" w:eastAsia="微软雅黑" w:hAnsi="微软雅黑" w:hint="eastAsia"/>
          <w:b/>
          <w:sz w:val="32"/>
          <w:szCs w:val="32"/>
        </w:rPr>
        <w:t>插件安装方法：</w:t>
      </w:r>
    </w:p>
    <w:p w:rsidR="000534F8" w:rsidRPr="000534F8" w:rsidRDefault="000534F8" w:rsidP="000534F8">
      <w:r>
        <w:rPr>
          <w:rFonts w:hint="eastAsia"/>
        </w:rPr>
        <w:t>方法一：</w:t>
      </w:r>
    </w:p>
    <w:p w:rsidR="000534F8" w:rsidRDefault="000534F8" w:rsidP="000534F8">
      <w:pPr>
        <w:widowControl/>
        <w:numPr>
          <w:ilvl w:val="0"/>
          <w:numId w:val="4"/>
        </w:numPr>
        <w:shd w:val="clear" w:color="auto" w:fill="FFFFFF"/>
        <w:spacing w:line="275" w:lineRule="atLeast"/>
        <w:ind w:left="250"/>
        <w:rPr>
          <w:rFonts w:ascii="Helvetica" w:hAnsi="Helvetica" w:cs="Helvetica"/>
          <w:color w:val="444444"/>
          <w:sz w:val="18"/>
          <w:szCs w:val="18"/>
        </w:rPr>
      </w:pPr>
      <w:r>
        <w:rPr>
          <w:rFonts w:ascii="Helvetica" w:hAnsi="Helvetica" w:cs="Helvetica"/>
          <w:color w:val="444444"/>
          <w:sz w:val="18"/>
          <w:szCs w:val="18"/>
        </w:rPr>
        <w:t>下载</w:t>
      </w:r>
      <w:r>
        <w:rPr>
          <w:rStyle w:val="apple-converted-space"/>
          <w:rFonts w:ascii="Helvetica" w:hAnsi="Helvetica" w:cs="Helvetica"/>
          <w:color w:val="444444"/>
          <w:sz w:val="18"/>
          <w:szCs w:val="18"/>
        </w:rPr>
        <w:t> </w:t>
      </w:r>
      <w:r>
        <w:rPr>
          <w:rFonts w:ascii="Helvetica" w:hAnsi="Helvetica" w:cs="Helvetica" w:hint="eastAsia"/>
          <w:color w:val="444444"/>
          <w:sz w:val="18"/>
          <w:szCs w:val="18"/>
        </w:rPr>
        <w:t>所需要的</w:t>
      </w:r>
      <w:r>
        <w:rPr>
          <w:rFonts w:ascii="Helvetica" w:hAnsi="Helvetica" w:cs="Helvetica"/>
          <w:color w:val="444444"/>
          <w:sz w:val="18"/>
          <w:szCs w:val="18"/>
        </w:rPr>
        <w:t>插件。</w:t>
      </w:r>
    </w:p>
    <w:p w:rsidR="000534F8" w:rsidRDefault="000534F8" w:rsidP="000534F8">
      <w:pPr>
        <w:widowControl/>
        <w:numPr>
          <w:ilvl w:val="0"/>
          <w:numId w:val="4"/>
        </w:numPr>
        <w:shd w:val="clear" w:color="auto" w:fill="FFFFFF"/>
        <w:spacing w:line="275" w:lineRule="atLeast"/>
        <w:ind w:left="250"/>
        <w:rPr>
          <w:rFonts w:ascii="Helvetica" w:hAnsi="Helvetica" w:cs="Helvetica"/>
          <w:color w:val="444444"/>
          <w:sz w:val="18"/>
          <w:szCs w:val="18"/>
        </w:rPr>
      </w:pPr>
      <w:r>
        <w:rPr>
          <w:rFonts w:ascii="Helvetica" w:hAnsi="Helvetica" w:cs="Helvetica"/>
          <w:color w:val="444444"/>
          <w:sz w:val="18"/>
          <w:szCs w:val="18"/>
        </w:rPr>
        <w:t>解压后，并放入</w:t>
      </w:r>
      <w:r>
        <w:rPr>
          <w:rStyle w:val="apple-converted-space"/>
          <w:rFonts w:ascii="Helvetica" w:hAnsi="Helvetica" w:cs="Helvetica"/>
          <w:color w:val="444444"/>
          <w:sz w:val="18"/>
          <w:szCs w:val="18"/>
        </w:rPr>
        <w:t> </w:t>
      </w:r>
      <w:r>
        <w:rPr>
          <w:rStyle w:val="HTML"/>
          <w:rFonts w:ascii="Monaco" w:hAnsi="Monaco"/>
          <w:color w:val="666666"/>
          <w:sz w:val="16"/>
          <w:szCs w:val="16"/>
          <w:bdr w:val="single" w:sz="4" w:space="0" w:color="DDDDDD" w:frame="1"/>
          <w:shd w:val="clear" w:color="auto" w:fill="EEEEEE"/>
        </w:rPr>
        <w:t>Packages</w:t>
      </w:r>
      <w:r>
        <w:rPr>
          <w:rStyle w:val="apple-converted-space"/>
          <w:rFonts w:ascii="Helvetica" w:hAnsi="Helvetica" w:cs="Helvetica"/>
          <w:color w:val="444444"/>
          <w:sz w:val="18"/>
          <w:szCs w:val="18"/>
        </w:rPr>
        <w:t> </w:t>
      </w:r>
      <w:r>
        <w:rPr>
          <w:rFonts w:ascii="Helvetica" w:hAnsi="Helvetica" w:cs="Helvetica"/>
          <w:color w:val="444444"/>
          <w:sz w:val="18"/>
          <w:szCs w:val="18"/>
        </w:rPr>
        <w:t>目录中。找到</w:t>
      </w:r>
      <w:r>
        <w:rPr>
          <w:rStyle w:val="HTML"/>
          <w:rFonts w:ascii="Monaco" w:hAnsi="Monaco"/>
          <w:color w:val="666666"/>
          <w:sz w:val="16"/>
          <w:szCs w:val="16"/>
          <w:bdr w:val="single" w:sz="4" w:space="0" w:color="DDDDDD" w:frame="1"/>
          <w:shd w:val="clear" w:color="auto" w:fill="EEEEEE"/>
        </w:rPr>
        <w:t>Packages</w:t>
      </w:r>
      <w:r>
        <w:rPr>
          <w:rStyle w:val="apple-converted-space"/>
          <w:rFonts w:ascii="Helvetica" w:hAnsi="Helvetica" w:cs="Helvetica"/>
          <w:color w:val="444444"/>
          <w:sz w:val="18"/>
          <w:szCs w:val="18"/>
        </w:rPr>
        <w:t> </w:t>
      </w:r>
      <w:r>
        <w:rPr>
          <w:rFonts w:ascii="Helvetica" w:hAnsi="Helvetica" w:cs="Helvetica"/>
          <w:color w:val="444444"/>
          <w:sz w:val="18"/>
          <w:szCs w:val="18"/>
        </w:rPr>
        <w:t>目录的简单方法是在</w:t>
      </w:r>
      <w:r>
        <w:rPr>
          <w:rFonts w:ascii="Helvetica" w:hAnsi="Helvetica" w:cs="Helvetica"/>
          <w:color w:val="444444"/>
          <w:sz w:val="18"/>
          <w:szCs w:val="18"/>
        </w:rPr>
        <w:t xml:space="preserve"> Sublime Text 2 </w:t>
      </w:r>
      <w:r>
        <w:rPr>
          <w:rFonts w:ascii="Helvetica" w:hAnsi="Helvetica" w:cs="Helvetica"/>
          <w:color w:val="444444"/>
          <w:sz w:val="18"/>
          <w:szCs w:val="18"/>
        </w:rPr>
        <w:t>的</w:t>
      </w:r>
      <w:r>
        <w:rPr>
          <w:rStyle w:val="apple-converted-space"/>
          <w:rFonts w:ascii="Helvetica" w:hAnsi="Helvetica" w:cs="Helvetica"/>
          <w:color w:val="444444"/>
          <w:sz w:val="18"/>
          <w:szCs w:val="18"/>
        </w:rPr>
        <w:t> </w:t>
      </w:r>
      <w:r>
        <w:rPr>
          <w:rStyle w:val="HTML"/>
          <w:rFonts w:ascii="Monaco" w:hAnsi="Monaco"/>
          <w:color w:val="666666"/>
          <w:sz w:val="16"/>
          <w:szCs w:val="16"/>
          <w:bdr w:val="single" w:sz="4" w:space="0" w:color="DDDDDD" w:frame="1"/>
          <w:shd w:val="clear" w:color="auto" w:fill="EEEEEE"/>
        </w:rPr>
        <w:t>Preferences</w:t>
      </w:r>
      <w:r>
        <w:rPr>
          <w:rStyle w:val="apple-converted-space"/>
          <w:rFonts w:ascii="Helvetica" w:hAnsi="Helvetica" w:cs="Helvetica"/>
          <w:color w:val="444444"/>
          <w:sz w:val="18"/>
          <w:szCs w:val="18"/>
        </w:rPr>
        <w:t> </w:t>
      </w:r>
      <w:r>
        <w:rPr>
          <w:rFonts w:ascii="Helvetica" w:hAnsi="Helvetica" w:cs="Helvetica"/>
          <w:color w:val="444444"/>
          <w:sz w:val="18"/>
          <w:szCs w:val="18"/>
        </w:rPr>
        <w:t>菜单中选择</w:t>
      </w:r>
      <w:r>
        <w:rPr>
          <w:rStyle w:val="apple-converted-space"/>
          <w:rFonts w:ascii="Helvetica" w:hAnsi="Helvetica" w:cs="Helvetica"/>
          <w:color w:val="444444"/>
          <w:sz w:val="18"/>
          <w:szCs w:val="18"/>
        </w:rPr>
        <w:t> </w:t>
      </w:r>
      <w:r>
        <w:rPr>
          <w:rStyle w:val="HTML"/>
          <w:rFonts w:ascii="Monaco" w:hAnsi="Monaco"/>
          <w:color w:val="666666"/>
          <w:sz w:val="16"/>
          <w:szCs w:val="16"/>
          <w:bdr w:val="single" w:sz="4" w:space="0" w:color="DDDDDD" w:frame="1"/>
          <w:shd w:val="clear" w:color="auto" w:fill="EEEEEE"/>
        </w:rPr>
        <w:t>Browse Packages</w:t>
      </w:r>
      <w:r>
        <w:rPr>
          <w:rFonts w:ascii="Helvetica" w:hAnsi="Helvetica" w:cs="Helvetica"/>
          <w:color w:val="444444"/>
          <w:sz w:val="18"/>
          <w:szCs w:val="18"/>
        </w:rPr>
        <w:t>。</w:t>
      </w:r>
    </w:p>
    <w:p w:rsidR="000534F8" w:rsidRPr="000534F8" w:rsidRDefault="000534F8" w:rsidP="000534F8">
      <w:pPr>
        <w:widowControl/>
        <w:numPr>
          <w:ilvl w:val="0"/>
          <w:numId w:val="4"/>
        </w:numPr>
        <w:shd w:val="clear" w:color="auto" w:fill="FFFFFF"/>
        <w:spacing w:line="275" w:lineRule="atLeast"/>
        <w:ind w:left="250"/>
        <w:rPr>
          <w:rFonts w:ascii="Helvetica" w:hAnsi="Helvetica" w:cs="Helvetica"/>
          <w:color w:val="444444"/>
          <w:sz w:val="18"/>
          <w:szCs w:val="18"/>
        </w:rPr>
      </w:pPr>
      <w:r>
        <w:rPr>
          <w:rFonts w:ascii="Helvetica" w:hAnsi="Helvetica" w:cs="Helvetica"/>
          <w:color w:val="444444"/>
          <w:sz w:val="18"/>
          <w:szCs w:val="18"/>
        </w:rPr>
        <w:t>重启</w:t>
      </w:r>
      <w:r>
        <w:rPr>
          <w:rFonts w:ascii="Helvetica" w:hAnsi="Helvetica" w:cs="Helvetica"/>
          <w:color w:val="444444"/>
          <w:sz w:val="18"/>
          <w:szCs w:val="18"/>
        </w:rPr>
        <w:t xml:space="preserve"> Sublime Text 2</w:t>
      </w:r>
    </w:p>
    <w:p w:rsidR="000534F8" w:rsidRPr="00927EB1" w:rsidRDefault="000534F8" w:rsidP="000534F8">
      <w:pPr>
        <w:pStyle w:val="3"/>
        <w:shd w:val="clear" w:color="auto" w:fill="FFFFFF"/>
        <w:spacing w:before="188" w:after="0"/>
        <w:rPr>
          <w:rFonts w:ascii="Helvetica" w:hAnsi="Helvetica" w:cs="Helvetica"/>
          <w:b w:val="0"/>
          <w:bCs w:val="0"/>
          <w:color w:val="444444"/>
          <w:sz w:val="18"/>
          <w:szCs w:val="18"/>
          <w:shd w:val="pct15" w:color="auto" w:fill="FFFFFF"/>
        </w:rPr>
      </w:pPr>
      <w:r w:rsidRPr="000534F8">
        <w:rPr>
          <w:rFonts w:ascii="Helvetica" w:hAnsi="Helvetica" w:cs="Helvetica" w:hint="eastAsia"/>
          <w:b w:val="0"/>
          <w:bCs w:val="0"/>
          <w:color w:val="444444"/>
          <w:sz w:val="31"/>
          <w:szCs w:val="31"/>
        </w:rPr>
        <w:t>方法二：</w:t>
      </w:r>
      <w:r>
        <w:rPr>
          <w:rFonts w:ascii="Helvetica" w:hAnsi="Helvetica" w:cs="Helvetica" w:hint="eastAsia"/>
          <w:b w:val="0"/>
          <w:bCs w:val="0"/>
          <w:color w:val="444444"/>
          <w:sz w:val="31"/>
          <w:szCs w:val="31"/>
        </w:rPr>
        <w:t>通过</w:t>
      </w:r>
      <w:r w:rsidRPr="000534F8">
        <w:rPr>
          <w:rFonts w:ascii="Helvetica" w:hAnsi="Helvetica" w:cs="Helvetica"/>
          <w:b w:val="0"/>
          <w:bCs w:val="0"/>
          <w:color w:val="444444"/>
          <w:sz w:val="18"/>
          <w:szCs w:val="18"/>
        </w:rPr>
        <w:t xml:space="preserve">Package </w:t>
      </w:r>
      <w:r w:rsidRPr="000534F8">
        <w:rPr>
          <w:rFonts w:ascii="Helvetica" w:hAnsi="Helvetica" w:cs="Helvetica"/>
          <w:b w:val="0"/>
          <w:bCs w:val="0"/>
          <w:color w:val="444444"/>
          <w:sz w:val="18"/>
          <w:szCs w:val="18"/>
        </w:rPr>
        <w:t>控制插件：</w:t>
      </w:r>
      <w:hyperlink r:id="rId19" w:history="1">
        <w:r w:rsidRPr="00927EB1">
          <w:rPr>
            <w:b w:val="0"/>
            <w:bCs w:val="0"/>
            <w:color w:val="444444"/>
            <w:shd w:val="pct15" w:color="auto" w:fill="FFFFFF"/>
          </w:rPr>
          <w:t>Sublime Package Control</w:t>
        </w:r>
      </w:hyperlink>
      <w:r w:rsidRPr="00927EB1">
        <w:rPr>
          <w:rFonts w:ascii="Helvetica" w:hAnsi="Helvetica" w:cs="Helvetica"/>
          <w:b w:val="0"/>
          <w:bCs w:val="0"/>
          <w:color w:val="444444"/>
          <w:sz w:val="18"/>
          <w:szCs w:val="18"/>
          <w:shd w:val="pct15" w:color="auto" w:fill="FFFFFF"/>
        </w:rPr>
        <w:t>。</w:t>
      </w:r>
    </w:p>
    <w:p w:rsidR="000534F8" w:rsidRPr="000534F8" w:rsidRDefault="000534F8" w:rsidP="000534F8">
      <w:pPr>
        <w:widowControl/>
        <w:shd w:val="clear" w:color="auto" w:fill="FFFFFF"/>
        <w:spacing w:before="188" w:line="275" w:lineRule="atLeast"/>
        <w:rPr>
          <w:rFonts w:ascii="Helvetica" w:eastAsia="宋体" w:hAnsi="Helvetica" w:cs="Helvetica"/>
          <w:color w:val="444444"/>
          <w:kern w:val="0"/>
          <w:sz w:val="18"/>
          <w:szCs w:val="18"/>
        </w:rPr>
      </w:pPr>
      <w:r w:rsidRPr="000534F8">
        <w:rPr>
          <w:rFonts w:ascii="Helvetica" w:eastAsia="宋体" w:hAnsi="Helvetica" w:cs="Helvetica"/>
          <w:color w:val="444444"/>
          <w:kern w:val="0"/>
          <w:sz w:val="18"/>
          <w:szCs w:val="18"/>
        </w:rPr>
        <w:t>安装</w:t>
      </w:r>
      <w:r w:rsidRPr="000534F8">
        <w:rPr>
          <w:rFonts w:ascii="Helvetica" w:eastAsia="宋体" w:hAnsi="Helvetica" w:cs="Helvetica"/>
          <w:color w:val="444444"/>
          <w:kern w:val="0"/>
          <w:sz w:val="18"/>
          <w:szCs w:val="18"/>
        </w:rPr>
        <w:t xml:space="preserve"> Package Control </w:t>
      </w:r>
      <w:r w:rsidRPr="000534F8">
        <w:rPr>
          <w:rFonts w:ascii="Helvetica" w:eastAsia="宋体" w:hAnsi="Helvetica" w:cs="Helvetica"/>
          <w:color w:val="444444"/>
          <w:kern w:val="0"/>
          <w:sz w:val="18"/>
          <w:szCs w:val="18"/>
        </w:rPr>
        <w:t>的方法：</w:t>
      </w:r>
    </w:p>
    <w:p w:rsidR="000534F8" w:rsidRPr="000534F8" w:rsidRDefault="000534F8" w:rsidP="000534F8">
      <w:pPr>
        <w:widowControl/>
        <w:numPr>
          <w:ilvl w:val="0"/>
          <w:numId w:val="5"/>
        </w:numPr>
        <w:shd w:val="clear" w:color="auto" w:fill="FFFFFF"/>
        <w:spacing w:line="275" w:lineRule="atLeast"/>
        <w:ind w:left="250"/>
        <w:rPr>
          <w:rFonts w:ascii="Helvetica" w:eastAsia="宋体" w:hAnsi="Helvetica" w:cs="Helvetica"/>
          <w:color w:val="444444"/>
          <w:kern w:val="0"/>
          <w:sz w:val="18"/>
          <w:szCs w:val="18"/>
        </w:rPr>
      </w:pPr>
      <w:r w:rsidRPr="000534F8">
        <w:rPr>
          <w:rFonts w:ascii="Helvetica" w:eastAsia="宋体" w:hAnsi="Helvetica" w:cs="Helvetica"/>
          <w:color w:val="444444"/>
          <w:kern w:val="0"/>
          <w:sz w:val="18"/>
          <w:szCs w:val="18"/>
        </w:rPr>
        <w:t>打开</w:t>
      </w:r>
      <w:r w:rsidRPr="000534F8">
        <w:rPr>
          <w:rFonts w:ascii="Helvetica" w:eastAsia="宋体" w:hAnsi="Helvetica" w:cs="Helvetica"/>
          <w:color w:val="444444"/>
          <w:kern w:val="0"/>
          <w:sz w:val="18"/>
          <w:szCs w:val="18"/>
        </w:rPr>
        <w:t xml:space="preserve"> Sublime Text 2</w:t>
      </w:r>
      <w:r w:rsidRPr="000534F8">
        <w:rPr>
          <w:rFonts w:ascii="Helvetica" w:eastAsia="宋体" w:hAnsi="Helvetica" w:cs="Helvetica"/>
          <w:color w:val="444444"/>
          <w:kern w:val="0"/>
          <w:sz w:val="18"/>
          <w:szCs w:val="18"/>
        </w:rPr>
        <w:t>，按下</w:t>
      </w:r>
      <w:r w:rsidRPr="000534F8">
        <w:rPr>
          <w:rFonts w:ascii="Helvetica" w:eastAsia="宋体" w:hAnsi="Helvetica" w:cs="Helvetica"/>
          <w:color w:val="444444"/>
          <w:kern w:val="0"/>
          <w:sz w:val="18"/>
          <w:szCs w:val="18"/>
        </w:rPr>
        <w:t> </w:t>
      </w:r>
      <w:r w:rsidRPr="000534F8">
        <w:rPr>
          <w:rFonts w:ascii="Monaco" w:eastAsia="宋体" w:hAnsi="Monaco" w:cs="宋体"/>
          <w:color w:val="666666"/>
          <w:kern w:val="0"/>
          <w:sz w:val="16"/>
        </w:rPr>
        <w:t>Control + `</w:t>
      </w:r>
      <w:r w:rsidRPr="000534F8">
        <w:rPr>
          <w:rFonts w:ascii="Helvetica" w:eastAsia="宋体" w:hAnsi="Helvetica" w:cs="Helvetica"/>
          <w:color w:val="444444"/>
          <w:kern w:val="0"/>
          <w:sz w:val="18"/>
          <w:szCs w:val="18"/>
        </w:rPr>
        <w:t> </w:t>
      </w:r>
      <w:r w:rsidRPr="000534F8">
        <w:rPr>
          <w:rFonts w:ascii="Helvetica" w:eastAsia="宋体" w:hAnsi="Helvetica" w:cs="Helvetica"/>
          <w:color w:val="444444"/>
          <w:kern w:val="0"/>
          <w:sz w:val="18"/>
          <w:szCs w:val="18"/>
        </w:rPr>
        <w:t>调出</w:t>
      </w:r>
      <w:r w:rsidRPr="000534F8">
        <w:rPr>
          <w:rFonts w:ascii="Helvetica" w:eastAsia="宋体" w:hAnsi="Helvetica" w:cs="Helvetica"/>
          <w:color w:val="444444"/>
          <w:kern w:val="0"/>
          <w:sz w:val="18"/>
          <w:szCs w:val="18"/>
        </w:rPr>
        <w:t xml:space="preserve"> Console</w:t>
      </w:r>
    </w:p>
    <w:p w:rsidR="000534F8" w:rsidRPr="000534F8" w:rsidRDefault="000534F8" w:rsidP="000534F8">
      <w:pPr>
        <w:widowControl/>
        <w:numPr>
          <w:ilvl w:val="0"/>
          <w:numId w:val="5"/>
        </w:numPr>
        <w:shd w:val="clear" w:color="auto" w:fill="FFFFFF"/>
        <w:spacing w:before="188" w:line="275" w:lineRule="atLeast"/>
        <w:ind w:left="250"/>
        <w:rPr>
          <w:rFonts w:ascii="Helvetica" w:eastAsia="宋体" w:hAnsi="Helvetica" w:cs="Helvetica"/>
          <w:color w:val="444444"/>
          <w:kern w:val="0"/>
          <w:sz w:val="18"/>
          <w:szCs w:val="18"/>
        </w:rPr>
      </w:pPr>
      <w:r w:rsidRPr="000534F8">
        <w:rPr>
          <w:rFonts w:ascii="Helvetica" w:eastAsia="宋体" w:hAnsi="Helvetica" w:cs="Helvetica"/>
          <w:color w:val="444444"/>
          <w:kern w:val="0"/>
          <w:sz w:val="18"/>
          <w:szCs w:val="18"/>
        </w:rPr>
        <w:t>将以下代码粘贴进命令行中并回车：</w:t>
      </w:r>
    </w:p>
    <w:p w:rsidR="000534F8" w:rsidRPr="007D4125" w:rsidRDefault="007D4125" w:rsidP="007D4125">
      <w:pPr>
        <w:pStyle w:val="HTML0"/>
        <w:widowControl w:val="0"/>
        <w:pBdr>
          <w:top w:val="single" w:sz="4" w:space="4" w:color="DDDDDD"/>
          <w:left w:val="single" w:sz="4" w:space="9" w:color="DDDDDD"/>
          <w:bottom w:val="single" w:sz="4" w:space="0" w:color="DDDDDD"/>
          <w:right w:val="single" w:sz="4" w:space="9" w:color="DDDDDD"/>
        </w:pBdr>
        <w:shd w:val="clear" w:color="auto" w:fill="EEEEEE"/>
        <w:wordWrap w:val="0"/>
        <w:spacing w:line="275" w:lineRule="atLeast"/>
        <w:ind w:left="357"/>
        <w:rPr>
          <w:rFonts w:ascii="Monaco" w:hAnsi="Monaco"/>
          <w:color w:val="444444"/>
          <w:sz w:val="18"/>
          <w:szCs w:val="18"/>
        </w:rPr>
      </w:pPr>
      <w:r>
        <w:rPr>
          <w:rStyle w:val="HTML"/>
          <w:rFonts w:ascii="Monaco" w:hAnsi="Monaco"/>
          <w:color w:val="666666"/>
          <w:sz w:val="16"/>
          <w:szCs w:val="16"/>
          <w:bdr w:val="none" w:sz="0" w:space="0" w:color="auto" w:frame="1"/>
        </w:rPr>
        <w:t>import urllib2,os;pf='Package</w:t>
      </w:r>
      <w:r>
        <w:rPr>
          <w:rStyle w:val="HTML"/>
          <w:rFonts w:ascii="Monaco" w:hAnsi="Monaco" w:hint="eastAsia"/>
          <w:color w:val="666666"/>
          <w:sz w:val="16"/>
          <w:szCs w:val="16"/>
          <w:bdr w:val="none" w:sz="0" w:space="0" w:color="auto" w:frame="1"/>
        </w:rPr>
        <w:t xml:space="preserve"> </w:t>
      </w:r>
      <w:r w:rsidR="000534F8">
        <w:rPr>
          <w:rStyle w:val="HTML"/>
          <w:rFonts w:ascii="Monaco" w:hAnsi="Monaco"/>
          <w:color w:val="666666"/>
          <w:sz w:val="16"/>
          <w:szCs w:val="16"/>
          <w:bdr w:val="none" w:sz="0" w:space="0" w:color="auto" w:frame="1"/>
        </w:rPr>
        <w:t>Control.sublime-package';ipp=sublime.installed_packages_path();os.makedirs(ipp) if not</w:t>
      </w:r>
      <w:r w:rsidR="000534F8">
        <w:rPr>
          <w:rStyle w:val="HTML"/>
          <w:rFonts w:ascii="Monaco" w:hAnsi="Monaco" w:hint="eastAsia"/>
          <w:color w:val="666666"/>
          <w:sz w:val="16"/>
          <w:szCs w:val="16"/>
          <w:bdr w:val="none" w:sz="0" w:space="0" w:color="auto" w:frame="1"/>
        </w:rPr>
        <w:t xml:space="preserve"> </w:t>
      </w:r>
      <w:r w:rsidR="000534F8">
        <w:rPr>
          <w:rStyle w:val="HTML"/>
          <w:rFonts w:ascii="Monaco" w:hAnsi="Monaco"/>
          <w:color w:val="666666"/>
          <w:sz w:val="16"/>
          <w:szCs w:val="16"/>
          <w:bdr w:val="none" w:sz="0" w:space="0" w:color="auto" w:frame="1"/>
        </w:rPr>
        <w:t>os.path.exists(ipp) else None;open(os.path.join(ipp,pf),'wb').write(urllib2.urlopen('http://sublime.wbond.net/'+pf.replace(' ','%20')).read())</w:t>
      </w:r>
    </w:p>
    <w:p w:rsidR="00D437F8" w:rsidRPr="007D4125" w:rsidRDefault="007D4125" w:rsidP="007D4125">
      <w:pPr>
        <w:pStyle w:val="a7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7D4125"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重启</w:t>
      </w:r>
      <w:r w:rsidRPr="007D4125"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 xml:space="preserve"> Sublime Text 2</w:t>
      </w:r>
      <w:r w:rsidRPr="007D4125"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，如果在</w:t>
      </w:r>
      <w:r w:rsidRPr="007D4125">
        <w:rPr>
          <w:rStyle w:val="apple-converted-space"/>
          <w:rFonts w:ascii="Helvetica" w:hAnsi="Helvetica" w:cs="Helvetica"/>
          <w:color w:val="444444"/>
          <w:sz w:val="18"/>
          <w:szCs w:val="18"/>
          <w:shd w:val="clear" w:color="auto" w:fill="FFFFFF"/>
        </w:rPr>
        <w:t> </w:t>
      </w:r>
      <w:r w:rsidRPr="007D4125">
        <w:rPr>
          <w:rStyle w:val="HTML"/>
          <w:rFonts w:ascii="Monaco" w:hAnsi="Monaco"/>
          <w:color w:val="666666"/>
          <w:sz w:val="22"/>
          <w:szCs w:val="22"/>
          <w:bdr w:val="single" w:sz="4" w:space="0" w:color="DDDDDD" w:frame="1"/>
          <w:shd w:val="clear" w:color="auto" w:fill="EEEEEE"/>
        </w:rPr>
        <w:t>Preferences -&gt; Package Settings</w:t>
      </w:r>
      <w:r w:rsidRPr="007D4125"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中见到</w:t>
      </w:r>
      <w:r w:rsidRPr="007D4125">
        <w:rPr>
          <w:rStyle w:val="HTML"/>
          <w:rFonts w:ascii="Monaco" w:hAnsi="Monaco"/>
          <w:color w:val="666666"/>
          <w:sz w:val="22"/>
          <w:szCs w:val="22"/>
          <w:bdr w:val="single" w:sz="4" w:space="0" w:color="DDDDDD" w:frame="1"/>
          <w:shd w:val="clear" w:color="auto" w:fill="EEEEEE"/>
        </w:rPr>
        <w:t>Package Control</w:t>
      </w:r>
      <w:r w:rsidRPr="007D4125"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这一项，就说明安装成功了。</w:t>
      </w:r>
    </w:p>
    <w:p w:rsidR="00D437F8" w:rsidRPr="001621BB" w:rsidRDefault="001621BB" w:rsidP="001621BB">
      <w:pPr>
        <w:pStyle w:val="a7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安装好</w:t>
      </w:r>
      <w:r w:rsidRPr="000534F8">
        <w:rPr>
          <w:rFonts w:ascii="Helvetica" w:eastAsia="宋体" w:hAnsi="Helvetica" w:cs="Helvetica"/>
          <w:color w:val="444444"/>
          <w:kern w:val="0"/>
          <w:sz w:val="18"/>
          <w:szCs w:val="18"/>
        </w:rPr>
        <w:t>Package Control</w:t>
      </w:r>
      <w:r>
        <w:rPr>
          <w:rFonts w:ascii="Helvetica" w:eastAsia="宋体" w:hAnsi="Helvetica" w:cs="Helvetica" w:hint="eastAsia"/>
          <w:color w:val="444444"/>
          <w:kern w:val="0"/>
          <w:sz w:val="18"/>
          <w:szCs w:val="18"/>
        </w:rPr>
        <w:t>后，就可以用它来安装其它的插件了。</w:t>
      </w:r>
    </w:p>
    <w:p w:rsidR="001621BB" w:rsidRDefault="001621BB" w:rsidP="001621BB">
      <w:pPr>
        <w:pStyle w:val="a8"/>
        <w:numPr>
          <w:ilvl w:val="1"/>
          <w:numId w:val="9"/>
        </w:numPr>
        <w:shd w:val="clear" w:color="auto" w:fill="FFFFFF"/>
        <w:spacing w:before="0" w:beforeAutospacing="0" w:after="0" w:afterAutospacing="0" w:line="275" w:lineRule="atLeast"/>
        <w:jc w:val="both"/>
        <w:rPr>
          <w:rFonts w:ascii="Helvetica" w:hAnsi="Helvetica" w:cs="Helvetica"/>
          <w:color w:val="444444"/>
          <w:sz w:val="18"/>
          <w:szCs w:val="18"/>
        </w:rPr>
      </w:pPr>
      <w:r>
        <w:rPr>
          <w:rFonts w:ascii="Helvetica" w:hAnsi="Helvetica" w:cs="Helvetica"/>
          <w:color w:val="444444"/>
          <w:sz w:val="18"/>
          <w:szCs w:val="18"/>
        </w:rPr>
        <w:t>按下</w:t>
      </w:r>
      <w:r>
        <w:rPr>
          <w:rStyle w:val="apple-converted-space"/>
          <w:rFonts w:ascii="Helvetica" w:hAnsi="Helvetica" w:cs="Helvetica"/>
          <w:color w:val="444444"/>
        </w:rPr>
        <w:t> </w:t>
      </w:r>
      <w:r>
        <w:rPr>
          <w:rStyle w:val="HTML"/>
          <w:rFonts w:ascii="Monaco" w:hAnsi="Monaco"/>
          <w:color w:val="666666"/>
          <w:sz w:val="16"/>
          <w:szCs w:val="16"/>
          <w:bdr w:val="single" w:sz="4" w:space="0" w:color="DDDDDD" w:frame="1"/>
          <w:shd w:val="clear" w:color="auto" w:fill="EEEEEE"/>
        </w:rPr>
        <w:t>Shift + Command + P</w:t>
      </w:r>
      <w:r>
        <w:rPr>
          <w:rStyle w:val="apple-converted-space"/>
          <w:rFonts w:ascii="Helvetica" w:hAnsi="Helvetica" w:cs="Helvetica"/>
          <w:color w:val="444444"/>
        </w:rPr>
        <w:t> </w:t>
      </w:r>
      <w:r>
        <w:rPr>
          <w:rFonts w:ascii="Helvetica" w:hAnsi="Helvetica" w:cs="Helvetica"/>
          <w:color w:val="444444"/>
          <w:sz w:val="18"/>
          <w:szCs w:val="18"/>
        </w:rPr>
        <w:t>调出命令面板。</w:t>
      </w:r>
    </w:p>
    <w:p w:rsidR="001621BB" w:rsidRDefault="001621BB" w:rsidP="001621BB">
      <w:pPr>
        <w:pStyle w:val="a8"/>
        <w:numPr>
          <w:ilvl w:val="1"/>
          <w:numId w:val="9"/>
        </w:numPr>
        <w:shd w:val="clear" w:color="auto" w:fill="FFFFFF"/>
        <w:spacing w:before="0" w:beforeAutospacing="0" w:after="0" w:afterAutospacing="0" w:line="275" w:lineRule="atLeast"/>
        <w:jc w:val="both"/>
        <w:rPr>
          <w:rFonts w:ascii="Helvetica" w:hAnsi="Helvetica" w:cs="Helvetica"/>
          <w:color w:val="444444"/>
          <w:sz w:val="18"/>
          <w:szCs w:val="18"/>
        </w:rPr>
      </w:pPr>
      <w:r>
        <w:rPr>
          <w:rFonts w:ascii="Helvetica" w:hAnsi="Helvetica" w:cs="Helvetica"/>
          <w:color w:val="444444"/>
          <w:sz w:val="18"/>
          <w:szCs w:val="18"/>
        </w:rPr>
        <w:t>输入</w:t>
      </w:r>
      <w:r>
        <w:rPr>
          <w:rStyle w:val="apple-converted-space"/>
          <w:rFonts w:ascii="Helvetica" w:hAnsi="Helvetica" w:cs="Helvetica"/>
          <w:color w:val="444444"/>
        </w:rPr>
        <w:t> </w:t>
      </w:r>
      <w:r>
        <w:rPr>
          <w:rStyle w:val="HTML"/>
          <w:rFonts w:ascii="Monaco" w:hAnsi="Monaco"/>
          <w:color w:val="666666"/>
          <w:sz w:val="16"/>
          <w:szCs w:val="16"/>
          <w:bdr w:val="single" w:sz="4" w:space="0" w:color="DDDDDD" w:frame="1"/>
          <w:shd w:val="clear" w:color="auto" w:fill="EEEEEE"/>
        </w:rPr>
        <w:t>install</w:t>
      </w:r>
      <w:r>
        <w:rPr>
          <w:rStyle w:val="apple-converted-space"/>
          <w:rFonts w:ascii="Helvetica" w:hAnsi="Helvetica" w:cs="Helvetica"/>
          <w:color w:val="444444"/>
        </w:rPr>
        <w:t> </w:t>
      </w:r>
      <w:r>
        <w:rPr>
          <w:rFonts w:ascii="Helvetica" w:hAnsi="Helvetica" w:cs="Helvetica"/>
          <w:color w:val="444444"/>
          <w:sz w:val="18"/>
          <w:szCs w:val="18"/>
        </w:rPr>
        <w:t>调出</w:t>
      </w:r>
      <w:r>
        <w:rPr>
          <w:rStyle w:val="apple-converted-space"/>
          <w:rFonts w:ascii="Helvetica" w:hAnsi="Helvetica" w:cs="Helvetica"/>
          <w:color w:val="444444"/>
        </w:rPr>
        <w:t> </w:t>
      </w:r>
      <w:r>
        <w:rPr>
          <w:rStyle w:val="HTML"/>
          <w:rFonts w:ascii="Monaco" w:hAnsi="Monaco"/>
          <w:color w:val="666666"/>
          <w:sz w:val="16"/>
          <w:szCs w:val="16"/>
          <w:bdr w:val="single" w:sz="4" w:space="0" w:color="DDDDDD" w:frame="1"/>
          <w:shd w:val="clear" w:color="auto" w:fill="EEEEEE"/>
        </w:rPr>
        <w:t>Package Control: Install Package</w:t>
      </w:r>
      <w:r>
        <w:rPr>
          <w:rStyle w:val="apple-converted-space"/>
          <w:rFonts w:ascii="Helvetica" w:hAnsi="Helvetica" w:cs="Helvetica"/>
          <w:color w:val="444444"/>
        </w:rPr>
        <w:t> </w:t>
      </w:r>
      <w:r>
        <w:rPr>
          <w:rFonts w:ascii="Helvetica" w:hAnsi="Helvetica" w:cs="Helvetica"/>
          <w:color w:val="444444"/>
          <w:sz w:val="18"/>
          <w:szCs w:val="18"/>
        </w:rPr>
        <w:t>选项，按下回车。</w:t>
      </w:r>
    </w:p>
    <w:p w:rsidR="001621BB" w:rsidRPr="001621BB" w:rsidRDefault="001621BB" w:rsidP="001621BB">
      <w:pPr>
        <w:pStyle w:val="a7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3006202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6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D76" w:rsidRDefault="001621BB" w:rsidP="00D437F8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比如我想安装自动补全wordpress函数的插件：</w:t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2950757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D76" w:rsidRPr="00497DDC" w:rsidRDefault="004C6D76" w:rsidP="00D437F8">
      <w:pPr>
        <w:jc w:val="left"/>
        <w:rPr>
          <w:rFonts w:ascii="微软雅黑" w:eastAsia="微软雅黑" w:hAnsi="微软雅黑"/>
          <w:b/>
          <w:sz w:val="28"/>
          <w:szCs w:val="28"/>
        </w:rPr>
      </w:pPr>
      <w:r w:rsidRPr="00497DDC">
        <w:rPr>
          <w:rFonts w:ascii="微软雅黑" w:eastAsia="微软雅黑" w:hAnsi="微软雅黑" w:hint="eastAsia"/>
          <w:b/>
          <w:sz w:val="28"/>
          <w:szCs w:val="28"/>
        </w:rPr>
        <w:t>配色方案：</w:t>
      </w:r>
    </w:p>
    <w:p w:rsidR="00145316" w:rsidRDefault="00512DE7" w:rsidP="00145316">
      <w:pPr>
        <w:jc w:val="left"/>
        <w:rPr>
          <w:rFonts w:ascii="微软雅黑" w:eastAsia="微软雅黑" w:hAnsi="微软雅黑"/>
        </w:rPr>
      </w:pPr>
      <w:hyperlink r:id="rId22" w:history="1">
        <w:r w:rsidR="00145316" w:rsidRPr="00145316">
          <w:rPr>
            <w:rFonts w:ascii="微软雅黑" w:eastAsia="微软雅黑" w:hAnsi="微软雅黑"/>
          </w:rPr>
          <w:t>TextMate 的</w:t>
        </w:r>
        <w:r w:rsidR="00145316">
          <w:rPr>
            <w:rFonts w:ascii="微软雅黑" w:eastAsia="微软雅黑" w:hAnsi="微软雅黑" w:hint="eastAsia"/>
          </w:rPr>
          <w:t>配色方案</w:t>
        </w:r>
      </w:hyperlink>
      <w:r w:rsidR="00145316" w:rsidRPr="00145316">
        <w:rPr>
          <w:rFonts w:ascii="微软雅黑" w:eastAsia="微软雅黑" w:hAnsi="微软雅黑"/>
        </w:rPr>
        <w:t> 放到 Packages 目录里</w:t>
      </w:r>
      <w:r w:rsidR="00145316">
        <w:rPr>
          <w:rFonts w:ascii="微软雅黑" w:eastAsia="微软雅黑" w:hAnsi="微软雅黑" w:hint="eastAsia"/>
        </w:rPr>
        <w:t>即可以直接使用</w:t>
      </w:r>
    </w:p>
    <w:p w:rsidR="00145316" w:rsidRPr="00145316" w:rsidRDefault="00145316" w:rsidP="00D437F8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配色方案下载地址：</w:t>
      </w:r>
      <w:r w:rsidRPr="004C6D76">
        <w:rPr>
          <w:rFonts w:ascii="微软雅黑" w:eastAsia="微软雅黑" w:hAnsi="微软雅黑"/>
        </w:rPr>
        <w:t>http://textmatetheme.com/</w:t>
      </w:r>
    </w:p>
    <w:p w:rsidR="00145316" w:rsidRDefault="00145316" w:rsidP="00D437F8">
      <w:pPr>
        <w:jc w:val="left"/>
        <w:rPr>
          <w:rFonts w:ascii="微软雅黑" w:eastAsia="微软雅黑" w:hAnsi="微软雅黑"/>
        </w:rPr>
      </w:pPr>
      <w:r w:rsidRPr="00145316">
        <w:rPr>
          <w:rFonts w:ascii="微软雅黑" w:eastAsia="微软雅黑" w:hAnsi="微软雅黑"/>
        </w:rPr>
        <w:t>只需要将相应的文件放在：Sublime Text 2\Packages\Color Scheme - Default 文件夹下面就行。</w:t>
      </w:r>
    </w:p>
    <w:p w:rsidR="00145316" w:rsidRPr="00145316" w:rsidRDefault="00145316" w:rsidP="00D437F8">
      <w:pPr>
        <w:jc w:val="left"/>
        <w:rPr>
          <w:rFonts w:ascii="微软雅黑" w:eastAsia="微软雅黑" w:hAnsi="微软雅黑"/>
        </w:rPr>
      </w:pPr>
    </w:p>
    <w:p w:rsidR="0071580A" w:rsidRDefault="0071580A" w:rsidP="00D437F8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74310" cy="3525129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5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80A" w:rsidRDefault="0071580A" w:rsidP="00D437F8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或者打开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3212428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2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80A" w:rsidRDefault="0071580A" w:rsidP="00D437F8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按照下面格式设置：</w:t>
      </w:r>
    </w:p>
    <w:p w:rsidR="0071580A" w:rsidRDefault="0071580A" w:rsidP="00D437F8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74310" cy="2438875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DDC" w:rsidRDefault="00497DDC" w:rsidP="00497DDC">
      <w:pPr>
        <w:pStyle w:val="a8"/>
        <w:shd w:val="clear" w:color="auto" w:fill="FFFFFF"/>
        <w:spacing w:before="0" w:beforeAutospacing="0" w:after="0" w:afterAutospacing="0" w:line="275" w:lineRule="atLeast"/>
        <w:jc w:val="both"/>
        <w:rPr>
          <w:rFonts w:ascii="Helvetica" w:hAnsi="Helvetica" w:cs="Helvetica"/>
          <w:color w:val="444444"/>
          <w:sz w:val="18"/>
          <w:szCs w:val="18"/>
        </w:rPr>
      </w:pPr>
      <w:r w:rsidRPr="00497DDC">
        <w:rPr>
          <w:rFonts w:ascii="微软雅黑" w:eastAsia="微软雅黑" w:hAnsi="微软雅黑" w:cstheme="minorBidi"/>
          <w:b/>
          <w:kern w:val="2"/>
          <w:sz w:val="28"/>
          <w:szCs w:val="28"/>
        </w:rPr>
        <w:t>Sublime 程序本身的主题</w:t>
      </w:r>
      <w:r>
        <w:rPr>
          <w:rFonts w:ascii="Helvetica" w:hAnsi="Helvetica" w:cs="Helvetica" w:hint="eastAsia"/>
          <w:color w:val="444444"/>
          <w:sz w:val="18"/>
          <w:szCs w:val="18"/>
        </w:rPr>
        <w:t>：</w:t>
      </w:r>
    </w:p>
    <w:p w:rsidR="00497DDC" w:rsidRDefault="00497DDC" w:rsidP="00497DDC">
      <w:pPr>
        <w:pStyle w:val="a8"/>
        <w:shd w:val="clear" w:color="auto" w:fill="FFFFFF"/>
        <w:spacing w:before="0" w:beforeAutospacing="0" w:after="0" w:afterAutospacing="0" w:line="275" w:lineRule="atLeast"/>
        <w:jc w:val="both"/>
        <w:rPr>
          <w:rFonts w:ascii="Helvetica" w:hAnsi="Helvetica" w:cs="Helvetica"/>
          <w:color w:val="444444"/>
          <w:sz w:val="18"/>
          <w:szCs w:val="18"/>
        </w:rPr>
      </w:pPr>
      <w:r>
        <w:rPr>
          <w:rFonts w:ascii="Helvetica" w:hAnsi="Helvetica" w:cs="Helvetica"/>
          <w:color w:val="444444"/>
          <w:sz w:val="18"/>
          <w:szCs w:val="18"/>
        </w:rPr>
        <w:t>目前可以安装的是</w:t>
      </w:r>
      <w:r>
        <w:rPr>
          <w:rFonts w:ascii="Helvetica" w:hAnsi="Helvetica" w:cs="Helvetica"/>
          <w:color w:val="444444"/>
          <w:sz w:val="18"/>
          <w:szCs w:val="18"/>
        </w:rPr>
        <w:t xml:space="preserve"> Ian Hill </w:t>
      </w:r>
      <w:r>
        <w:rPr>
          <w:rFonts w:ascii="Helvetica" w:hAnsi="Helvetica" w:cs="Helvetica"/>
          <w:color w:val="444444"/>
          <w:sz w:val="18"/>
          <w:szCs w:val="18"/>
        </w:rPr>
        <w:t>的</w:t>
      </w:r>
      <w:r>
        <w:rPr>
          <w:rStyle w:val="apple-converted-space"/>
          <w:rFonts w:ascii="Helvetica" w:hAnsi="Helvetica" w:cs="Helvetica"/>
          <w:color w:val="444444"/>
        </w:rPr>
        <w:t> </w:t>
      </w:r>
      <w:hyperlink r:id="rId26" w:history="1">
        <w:r>
          <w:rPr>
            <w:rStyle w:val="a6"/>
            <w:rFonts w:ascii="Helvetica" w:hAnsi="Helvetica" w:cs="Helvetica"/>
            <w:color w:val="C41712"/>
            <w:sz w:val="18"/>
            <w:szCs w:val="18"/>
          </w:rPr>
          <w:t>Soda</w:t>
        </w:r>
      </w:hyperlink>
      <w:r>
        <w:rPr>
          <w:rFonts w:ascii="Helvetica" w:hAnsi="Helvetica" w:cs="Helvetica"/>
          <w:color w:val="444444"/>
          <w:sz w:val="18"/>
          <w:szCs w:val="18"/>
        </w:rPr>
        <w:t>。</w:t>
      </w:r>
    </w:p>
    <w:p w:rsidR="00497DDC" w:rsidRDefault="00497DDC" w:rsidP="00497DDC">
      <w:pPr>
        <w:pStyle w:val="a8"/>
        <w:shd w:val="clear" w:color="auto" w:fill="FFFFFF"/>
        <w:spacing w:before="188" w:beforeAutospacing="0" w:after="0" w:afterAutospacing="0" w:line="275" w:lineRule="atLeast"/>
        <w:jc w:val="both"/>
        <w:rPr>
          <w:rFonts w:ascii="Helvetica" w:hAnsi="Helvetica" w:cs="Helvetica"/>
          <w:color w:val="444444"/>
          <w:sz w:val="18"/>
          <w:szCs w:val="18"/>
        </w:rPr>
      </w:pPr>
      <w:r>
        <w:rPr>
          <w:rFonts w:ascii="Helvetica" w:hAnsi="Helvetica" w:cs="Helvetica"/>
          <w:color w:val="444444"/>
          <w:sz w:val="18"/>
          <w:szCs w:val="18"/>
        </w:rPr>
        <w:t>因为源中已经添加，所以这款主题的安装同样可以通过</w:t>
      </w:r>
      <w:r>
        <w:rPr>
          <w:rFonts w:ascii="Helvetica" w:hAnsi="Helvetica" w:cs="Helvetica"/>
          <w:color w:val="444444"/>
          <w:sz w:val="18"/>
          <w:szCs w:val="18"/>
        </w:rPr>
        <w:t xml:space="preserve"> Package Control</w:t>
      </w:r>
      <w:r>
        <w:rPr>
          <w:rFonts w:ascii="Helvetica" w:hAnsi="Helvetica" w:cs="Helvetica"/>
          <w:color w:val="444444"/>
          <w:sz w:val="18"/>
          <w:szCs w:val="18"/>
        </w:rPr>
        <w:t>，非常方便。目前</w:t>
      </w:r>
      <w:r>
        <w:rPr>
          <w:rFonts w:ascii="Helvetica" w:hAnsi="Helvetica" w:cs="Helvetica"/>
          <w:color w:val="444444"/>
          <w:sz w:val="18"/>
          <w:szCs w:val="18"/>
        </w:rPr>
        <w:t xml:space="preserve"> Soda </w:t>
      </w:r>
      <w:r>
        <w:rPr>
          <w:rFonts w:ascii="Helvetica" w:hAnsi="Helvetica" w:cs="Helvetica"/>
          <w:color w:val="444444"/>
          <w:sz w:val="18"/>
          <w:szCs w:val="18"/>
        </w:rPr>
        <w:t>主题提供了明暗两种风格。</w:t>
      </w:r>
    </w:p>
    <w:p w:rsidR="00497DDC" w:rsidRDefault="00497DDC" w:rsidP="00497DDC">
      <w:pPr>
        <w:pStyle w:val="a8"/>
        <w:shd w:val="clear" w:color="auto" w:fill="FFFFFF"/>
        <w:spacing w:before="188" w:beforeAutospacing="0" w:after="0" w:afterAutospacing="0" w:line="275" w:lineRule="atLeast"/>
        <w:jc w:val="both"/>
        <w:rPr>
          <w:rFonts w:ascii="Helvetica" w:hAnsi="Helvetica" w:cs="Helvetica"/>
          <w:color w:val="444444"/>
          <w:sz w:val="18"/>
          <w:szCs w:val="18"/>
        </w:rPr>
      </w:pPr>
      <w:r>
        <w:rPr>
          <w:rFonts w:ascii="Helvetica" w:hAnsi="Helvetica" w:cs="Helvetica"/>
          <w:color w:val="444444"/>
          <w:sz w:val="18"/>
          <w:szCs w:val="18"/>
        </w:rPr>
        <w:t>激活方法，同样要修改</w:t>
      </w:r>
      <w:r>
        <w:rPr>
          <w:rFonts w:ascii="Helvetica" w:hAnsi="Helvetica" w:cs="Helvetica"/>
          <w:color w:val="444444"/>
          <w:sz w:val="18"/>
          <w:szCs w:val="18"/>
        </w:rPr>
        <w:t xml:space="preserve"> Preferences</w:t>
      </w:r>
      <w:r>
        <w:rPr>
          <w:rFonts w:ascii="Helvetica" w:hAnsi="Helvetica" w:cs="Helvetica"/>
          <w:color w:val="444444"/>
          <w:sz w:val="18"/>
          <w:szCs w:val="18"/>
        </w:rPr>
        <w:t>：</w:t>
      </w:r>
      <w:r>
        <w:rPr>
          <w:rFonts w:ascii="Helvetica" w:hAnsi="Helvetica" w:cs="Helvetica"/>
          <w:color w:val="444444"/>
          <w:sz w:val="18"/>
          <w:szCs w:val="18"/>
        </w:rPr>
        <w:t>Settings - User</w:t>
      </w:r>
      <w:r>
        <w:rPr>
          <w:rFonts w:ascii="Helvetica" w:hAnsi="Helvetica" w:cs="Helvetica"/>
          <w:color w:val="444444"/>
          <w:sz w:val="18"/>
          <w:szCs w:val="18"/>
        </w:rPr>
        <w:t>：</w:t>
      </w:r>
    </w:p>
    <w:p w:rsidR="00497DDC" w:rsidRDefault="00497DDC" w:rsidP="00497DDC">
      <w:pPr>
        <w:pStyle w:val="a8"/>
        <w:numPr>
          <w:ilvl w:val="0"/>
          <w:numId w:val="11"/>
        </w:numPr>
        <w:shd w:val="clear" w:color="auto" w:fill="FFFFFF"/>
        <w:spacing w:before="0" w:beforeAutospacing="0" w:after="0" w:afterAutospacing="0" w:line="275" w:lineRule="atLeast"/>
        <w:ind w:left="250"/>
        <w:jc w:val="both"/>
        <w:rPr>
          <w:rFonts w:ascii="Helvetica" w:hAnsi="Helvetica" w:cs="Helvetica"/>
          <w:color w:val="444444"/>
          <w:sz w:val="18"/>
          <w:szCs w:val="18"/>
        </w:rPr>
      </w:pPr>
      <w:r>
        <w:rPr>
          <w:rFonts w:ascii="Helvetica" w:hAnsi="Helvetica" w:cs="Helvetica"/>
          <w:color w:val="444444"/>
          <w:sz w:val="18"/>
          <w:szCs w:val="18"/>
        </w:rPr>
        <w:t>按下</w:t>
      </w:r>
      <w:r>
        <w:rPr>
          <w:rStyle w:val="apple-converted-space"/>
          <w:rFonts w:ascii="Helvetica" w:hAnsi="Helvetica" w:cs="Helvetica"/>
          <w:color w:val="444444"/>
        </w:rPr>
        <w:t> </w:t>
      </w:r>
      <w:r>
        <w:rPr>
          <w:rStyle w:val="HTML"/>
          <w:rFonts w:ascii="Monaco" w:hAnsi="Monaco"/>
          <w:color w:val="666666"/>
          <w:sz w:val="16"/>
          <w:szCs w:val="16"/>
          <w:bdr w:val="single" w:sz="4" w:space="0" w:color="DDDDDD" w:frame="1"/>
          <w:shd w:val="clear" w:color="auto" w:fill="EEEEEE"/>
        </w:rPr>
        <w:t>Shift + Command + P</w:t>
      </w:r>
      <w:r>
        <w:rPr>
          <w:rStyle w:val="apple-converted-space"/>
          <w:rFonts w:ascii="Helvetica" w:hAnsi="Helvetica" w:cs="Helvetica"/>
          <w:color w:val="444444"/>
        </w:rPr>
        <w:t> </w:t>
      </w:r>
      <w:r>
        <w:rPr>
          <w:rFonts w:ascii="Helvetica" w:hAnsi="Helvetica" w:cs="Helvetica"/>
          <w:color w:val="444444"/>
          <w:sz w:val="18"/>
          <w:szCs w:val="18"/>
        </w:rPr>
        <w:t>调出命令面板。</w:t>
      </w:r>
    </w:p>
    <w:p w:rsidR="00497DDC" w:rsidRDefault="00497DDC" w:rsidP="00497DDC">
      <w:pPr>
        <w:pStyle w:val="a8"/>
        <w:numPr>
          <w:ilvl w:val="0"/>
          <w:numId w:val="11"/>
        </w:numPr>
        <w:shd w:val="clear" w:color="auto" w:fill="FFFFFF"/>
        <w:spacing w:before="0" w:beforeAutospacing="0" w:after="0" w:afterAutospacing="0" w:line="275" w:lineRule="atLeast"/>
        <w:ind w:left="250"/>
        <w:jc w:val="both"/>
        <w:rPr>
          <w:rFonts w:ascii="Helvetica" w:hAnsi="Helvetica" w:cs="Helvetica"/>
          <w:color w:val="444444"/>
          <w:sz w:val="18"/>
          <w:szCs w:val="18"/>
        </w:rPr>
      </w:pPr>
      <w:r>
        <w:rPr>
          <w:rFonts w:ascii="Helvetica" w:hAnsi="Helvetica" w:cs="Helvetica"/>
          <w:color w:val="444444"/>
          <w:sz w:val="18"/>
          <w:szCs w:val="18"/>
        </w:rPr>
        <w:t>输入</w:t>
      </w:r>
      <w:r>
        <w:rPr>
          <w:rStyle w:val="apple-converted-space"/>
          <w:rFonts w:ascii="Helvetica" w:hAnsi="Helvetica" w:cs="Helvetica"/>
          <w:color w:val="444444"/>
        </w:rPr>
        <w:t> </w:t>
      </w:r>
      <w:r>
        <w:rPr>
          <w:rStyle w:val="HTML"/>
          <w:rFonts w:ascii="Monaco" w:hAnsi="Monaco"/>
          <w:color w:val="666666"/>
          <w:sz w:val="16"/>
          <w:szCs w:val="16"/>
          <w:bdr w:val="single" w:sz="4" w:space="0" w:color="DDDDDD" w:frame="1"/>
          <w:shd w:val="clear" w:color="auto" w:fill="EEEEEE"/>
        </w:rPr>
        <w:t>user settings</w:t>
      </w:r>
      <w:r>
        <w:rPr>
          <w:rStyle w:val="apple-converted-space"/>
          <w:rFonts w:ascii="Helvetica" w:hAnsi="Helvetica" w:cs="Helvetica"/>
          <w:color w:val="444444"/>
        </w:rPr>
        <w:t> </w:t>
      </w:r>
      <w:r>
        <w:rPr>
          <w:rFonts w:ascii="Helvetica" w:hAnsi="Helvetica" w:cs="Helvetica"/>
          <w:color w:val="444444"/>
          <w:sz w:val="18"/>
          <w:szCs w:val="18"/>
        </w:rPr>
        <w:t>调出</w:t>
      </w:r>
      <w:r>
        <w:rPr>
          <w:rStyle w:val="apple-converted-space"/>
          <w:rFonts w:ascii="Helvetica" w:hAnsi="Helvetica" w:cs="Helvetica"/>
          <w:color w:val="444444"/>
        </w:rPr>
        <w:t> </w:t>
      </w:r>
      <w:r>
        <w:rPr>
          <w:rStyle w:val="HTML"/>
          <w:rFonts w:ascii="Monaco" w:hAnsi="Monaco"/>
          <w:color w:val="666666"/>
          <w:sz w:val="16"/>
          <w:szCs w:val="16"/>
          <w:bdr w:val="single" w:sz="4" w:space="0" w:color="DDDDDD" w:frame="1"/>
          <w:shd w:val="clear" w:color="auto" w:fill="EEEEEE"/>
        </w:rPr>
        <w:t>Preferences</w:t>
      </w:r>
      <w:r>
        <w:rPr>
          <w:rStyle w:val="HTML"/>
          <w:rFonts w:ascii="Monaco" w:hAnsi="Monaco"/>
          <w:color w:val="666666"/>
          <w:sz w:val="16"/>
          <w:szCs w:val="16"/>
          <w:bdr w:val="single" w:sz="4" w:space="0" w:color="DDDDDD" w:frame="1"/>
          <w:shd w:val="clear" w:color="auto" w:fill="EEEEEE"/>
        </w:rPr>
        <w:t>：</w:t>
      </w:r>
      <w:r>
        <w:rPr>
          <w:rStyle w:val="HTML"/>
          <w:rFonts w:ascii="Monaco" w:hAnsi="Monaco"/>
          <w:color w:val="666666"/>
          <w:sz w:val="16"/>
          <w:szCs w:val="16"/>
          <w:bdr w:val="single" w:sz="4" w:space="0" w:color="DDDDDD" w:frame="1"/>
          <w:shd w:val="clear" w:color="auto" w:fill="EEEEEE"/>
        </w:rPr>
        <w:t>Settings - User</w:t>
      </w:r>
      <w:r>
        <w:rPr>
          <w:rFonts w:ascii="Helvetica" w:hAnsi="Helvetica" w:cs="Helvetica"/>
          <w:color w:val="444444"/>
          <w:sz w:val="18"/>
          <w:szCs w:val="18"/>
        </w:rPr>
        <w:t>，并按下回车。</w:t>
      </w:r>
    </w:p>
    <w:p w:rsidR="00497DDC" w:rsidRPr="00497DDC" w:rsidRDefault="00497DDC" w:rsidP="00497DDC">
      <w:pPr>
        <w:pStyle w:val="a8"/>
        <w:numPr>
          <w:ilvl w:val="0"/>
          <w:numId w:val="11"/>
        </w:numPr>
        <w:shd w:val="clear" w:color="auto" w:fill="FFFFFF"/>
        <w:spacing w:before="0" w:beforeAutospacing="0" w:after="0" w:afterAutospacing="0" w:line="275" w:lineRule="atLeast"/>
        <w:ind w:left="250"/>
        <w:jc w:val="both"/>
        <w:rPr>
          <w:rFonts w:ascii="Helvetica" w:hAnsi="Helvetica" w:cs="Helvetica"/>
          <w:color w:val="444444"/>
          <w:sz w:val="18"/>
          <w:szCs w:val="18"/>
        </w:rPr>
      </w:pPr>
      <w:r w:rsidRPr="00497DDC">
        <w:rPr>
          <w:rFonts w:ascii="Helvetica" w:hAnsi="Helvetica" w:cs="Helvetica"/>
          <w:color w:val="444444"/>
          <w:sz w:val="18"/>
          <w:szCs w:val="18"/>
        </w:rPr>
        <w:t>添加以下代码激活</w:t>
      </w:r>
      <w:r w:rsidRPr="00497DDC">
        <w:rPr>
          <w:rFonts w:ascii="Helvetica" w:hAnsi="Helvetica" w:cs="Helvetica"/>
          <w:color w:val="444444"/>
          <w:sz w:val="18"/>
          <w:szCs w:val="18"/>
        </w:rPr>
        <w:t xml:space="preserve"> Soda Dark </w:t>
      </w:r>
      <w:r w:rsidRPr="00497DDC">
        <w:rPr>
          <w:rFonts w:ascii="Helvetica" w:hAnsi="Helvetica" w:cs="Helvetica"/>
          <w:color w:val="444444"/>
          <w:sz w:val="18"/>
          <w:szCs w:val="18"/>
        </w:rPr>
        <w:t>主题：</w:t>
      </w:r>
    </w:p>
    <w:p w:rsidR="00497DDC" w:rsidRDefault="00497DDC" w:rsidP="00A8646E">
      <w:pPr>
        <w:pStyle w:val="HTML0"/>
        <w:pBdr>
          <w:top w:val="single" w:sz="4" w:space="4" w:color="DDDDDD"/>
          <w:left w:val="single" w:sz="4" w:space="9" w:color="DDDDDD"/>
          <w:bottom w:val="single" w:sz="4" w:space="4" w:color="DDDDDD"/>
          <w:right w:val="single" w:sz="4" w:space="9" w:color="DDDDDD"/>
        </w:pBdr>
        <w:shd w:val="clear" w:color="auto" w:fill="EEEEEE"/>
        <w:spacing w:line="275" w:lineRule="atLeast"/>
        <w:ind w:left="720"/>
        <w:jc w:val="both"/>
        <w:rPr>
          <w:rStyle w:val="HTML"/>
          <w:rFonts w:ascii="Monaco" w:hAnsi="Monaco"/>
          <w:color w:val="666666"/>
          <w:sz w:val="16"/>
          <w:szCs w:val="16"/>
          <w:bdr w:val="none" w:sz="0" w:space="0" w:color="auto" w:frame="1"/>
        </w:rPr>
      </w:pPr>
      <w:r>
        <w:rPr>
          <w:rStyle w:val="HTML"/>
          <w:rFonts w:ascii="Monaco" w:hAnsi="Monaco"/>
          <w:color w:val="666666"/>
          <w:sz w:val="16"/>
          <w:szCs w:val="16"/>
          <w:bdr w:val="none" w:sz="0" w:space="0" w:color="auto" w:frame="1"/>
        </w:rPr>
        <w:t>{</w:t>
      </w:r>
    </w:p>
    <w:p w:rsidR="00497DDC" w:rsidRDefault="00497DDC" w:rsidP="00A8646E">
      <w:pPr>
        <w:pStyle w:val="HTML0"/>
        <w:pBdr>
          <w:top w:val="single" w:sz="4" w:space="4" w:color="DDDDDD"/>
          <w:left w:val="single" w:sz="4" w:space="9" w:color="DDDDDD"/>
          <w:bottom w:val="single" w:sz="4" w:space="4" w:color="DDDDDD"/>
          <w:right w:val="single" w:sz="4" w:space="9" w:color="DDDDDD"/>
        </w:pBdr>
        <w:shd w:val="clear" w:color="auto" w:fill="EEEEEE"/>
        <w:spacing w:line="275" w:lineRule="atLeast"/>
        <w:ind w:left="720"/>
        <w:jc w:val="both"/>
        <w:rPr>
          <w:rStyle w:val="HTML"/>
          <w:rFonts w:ascii="Monaco" w:hAnsi="Monaco"/>
          <w:color w:val="666666"/>
          <w:sz w:val="16"/>
          <w:szCs w:val="16"/>
          <w:bdr w:val="none" w:sz="0" w:space="0" w:color="auto" w:frame="1"/>
        </w:rPr>
      </w:pPr>
      <w:r>
        <w:rPr>
          <w:rStyle w:val="HTML"/>
          <w:rFonts w:ascii="Monaco" w:hAnsi="Monaco"/>
          <w:color w:val="666666"/>
          <w:sz w:val="16"/>
          <w:szCs w:val="16"/>
          <w:bdr w:val="none" w:sz="0" w:space="0" w:color="auto" w:frame="1"/>
        </w:rPr>
        <w:t xml:space="preserve">    "theme": "Soda Dark.sublime-theme"</w:t>
      </w:r>
    </w:p>
    <w:p w:rsidR="00497DDC" w:rsidRDefault="00497DDC" w:rsidP="00A8646E">
      <w:pPr>
        <w:pStyle w:val="HTML0"/>
        <w:pBdr>
          <w:top w:val="single" w:sz="4" w:space="4" w:color="DDDDDD"/>
          <w:left w:val="single" w:sz="4" w:space="9" w:color="DDDDDD"/>
          <w:bottom w:val="single" w:sz="4" w:space="4" w:color="DDDDDD"/>
          <w:right w:val="single" w:sz="4" w:space="9" w:color="DDDDDD"/>
        </w:pBdr>
        <w:shd w:val="clear" w:color="auto" w:fill="EEEEEE"/>
        <w:spacing w:line="275" w:lineRule="atLeast"/>
        <w:ind w:left="720"/>
        <w:jc w:val="both"/>
        <w:rPr>
          <w:rFonts w:ascii="Monaco" w:hAnsi="Monaco"/>
          <w:color w:val="444444"/>
          <w:sz w:val="18"/>
          <w:szCs w:val="18"/>
        </w:rPr>
      </w:pPr>
      <w:r>
        <w:rPr>
          <w:rStyle w:val="HTML"/>
          <w:rFonts w:ascii="Monaco" w:hAnsi="Monaco"/>
          <w:color w:val="666666"/>
          <w:sz w:val="16"/>
          <w:szCs w:val="16"/>
          <w:bdr w:val="none" w:sz="0" w:space="0" w:color="auto" w:frame="1"/>
        </w:rPr>
        <w:t>}</w:t>
      </w:r>
    </w:p>
    <w:p w:rsidR="00497DDC" w:rsidRDefault="00A84EAD" w:rsidP="00D437F8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245207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2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DDC" w:rsidRDefault="008B55EB" w:rsidP="00D437F8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或者从网上下载ST2的主题，然后放在package文件夹下，再切换即可。</w:t>
      </w:r>
    </w:p>
    <w:p w:rsidR="00715096" w:rsidRPr="008B55EB" w:rsidRDefault="00715096" w:rsidP="00D437F8">
      <w:pPr>
        <w:jc w:val="left"/>
        <w:rPr>
          <w:rFonts w:ascii="微软雅黑" w:eastAsia="微软雅黑" w:hAnsi="微软雅黑"/>
        </w:rPr>
      </w:pPr>
    </w:p>
    <w:p w:rsidR="00707A95" w:rsidRPr="00707A95" w:rsidRDefault="00B352F3" w:rsidP="00707A95">
      <w:pPr>
        <w:pStyle w:val="2"/>
        <w:shd w:val="clear" w:color="auto" w:fill="FFFFFF"/>
        <w:spacing w:before="0" w:after="96"/>
        <w:jc w:val="left"/>
        <w:rPr>
          <w:rFonts w:ascii="微软雅黑" w:eastAsia="微软雅黑" w:hAnsi="微软雅黑"/>
          <w:b w:val="0"/>
          <w:bCs w:val="0"/>
          <w:sz w:val="28"/>
          <w:szCs w:val="28"/>
        </w:rPr>
      </w:pPr>
      <w:r w:rsidRPr="00707A95">
        <w:rPr>
          <w:rFonts w:ascii="微软雅黑" w:eastAsia="微软雅黑" w:hAnsi="微软雅黑"/>
          <w:b w:val="0"/>
          <w:bCs w:val="0"/>
          <w:sz w:val="28"/>
          <w:szCs w:val="28"/>
        </w:rPr>
        <w:lastRenderedPageBreak/>
        <w:t>快捷键</w:t>
      </w:r>
      <w:hyperlink r:id="rId28" w:tgtFrame="_blank" w:tooltip="查看 Sublime Text 2 中的全部文章" w:history="1">
        <w:r w:rsidRPr="00707A95">
          <w:rPr>
            <w:rFonts w:ascii="微软雅黑" w:eastAsia="微软雅黑" w:hAnsi="微软雅黑"/>
            <w:b w:val="0"/>
            <w:bCs w:val="0"/>
            <w:sz w:val="28"/>
            <w:szCs w:val="28"/>
          </w:rPr>
          <w:t>Sublime Text 2</w:t>
        </w:r>
      </w:hyperlink>
      <w:r w:rsidRPr="00707A95">
        <w:rPr>
          <w:rFonts w:ascii="微软雅黑" w:eastAsia="微软雅黑" w:hAnsi="微软雅黑"/>
          <w:b w:val="0"/>
          <w:bCs w:val="0"/>
          <w:sz w:val="28"/>
          <w:szCs w:val="28"/>
        </w:rPr>
        <w:t>包含了大量快捷操作，而且还很方便修改和追加自己喜欢的快捷键。</w:t>
      </w:r>
    </w:p>
    <w:p w:rsidR="00707A95" w:rsidRDefault="00E33235" w:rsidP="00707A95">
      <w:pPr>
        <w:pStyle w:val="2"/>
        <w:shd w:val="clear" w:color="auto" w:fill="FFFFFF"/>
        <w:spacing w:before="0" w:after="96"/>
        <w:rPr>
          <w:rFonts w:ascii="微软雅黑" w:eastAsia="微软雅黑" w:hAnsi="微软雅黑"/>
          <w:b w:val="0"/>
          <w:bCs w:val="0"/>
          <w:sz w:val="28"/>
          <w:szCs w:val="28"/>
        </w:rPr>
      </w:pPr>
      <w:r w:rsidRPr="00707A95">
        <w:rPr>
          <w:rFonts w:ascii="微软雅黑" w:eastAsia="微软雅黑" w:hAnsi="微软雅黑"/>
          <w:b w:val="0"/>
          <w:bCs w:val="0"/>
          <w:sz w:val="28"/>
          <w:szCs w:val="28"/>
        </w:rPr>
        <w:t>查看快捷键的方式也很简单</w:t>
      </w:r>
      <w:r w:rsidRPr="00707A95">
        <w:rPr>
          <w:rFonts w:ascii="微软雅黑" w:eastAsia="微软雅黑" w:hAnsi="微软雅黑" w:hint="eastAsia"/>
          <w:b w:val="0"/>
          <w:bCs w:val="0"/>
          <w:sz w:val="28"/>
          <w:szCs w:val="28"/>
        </w:rPr>
        <w:t>：</w:t>
      </w:r>
      <w:r w:rsidR="00707A95" w:rsidRPr="00707A95">
        <w:rPr>
          <w:rFonts w:ascii="微软雅黑" w:eastAsia="微软雅黑" w:hAnsi="微软雅黑" w:hint="eastAsia"/>
          <w:b w:val="0"/>
          <w:bCs w:val="0"/>
          <w:sz w:val="28"/>
          <w:szCs w:val="28"/>
        </w:rPr>
        <w:t xml:space="preserve">   </w:t>
      </w:r>
    </w:p>
    <w:p w:rsidR="00B352F3" w:rsidRPr="00707A95" w:rsidRDefault="00B352F3" w:rsidP="00707A95">
      <w:pPr>
        <w:pStyle w:val="2"/>
        <w:shd w:val="clear" w:color="auto" w:fill="FFFFFF"/>
        <w:spacing w:before="0" w:after="96"/>
        <w:rPr>
          <w:rFonts w:ascii="微软雅黑" w:eastAsia="微软雅黑" w:hAnsi="微软雅黑"/>
          <w:b w:val="0"/>
          <w:bCs w:val="0"/>
          <w:sz w:val="28"/>
          <w:szCs w:val="28"/>
        </w:rPr>
      </w:pPr>
      <w:r w:rsidRPr="00707A95">
        <w:rPr>
          <w:rFonts w:ascii="微软雅黑" w:eastAsia="微软雅黑" w:hAnsi="微软雅黑"/>
          <w:b w:val="0"/>
          <w:bCs w:val="0"/>
          <w:i/>
          <w:sz w:val="28"/>
          <w:szCs w:val="28"/>
        </w:rPr>
        <w:t>点击菜单栏：Preferences-&gt;Key Bindings – Defaults 即可查看。</w:t>
      </w:r>
    </w:p>
    <w:p w:rsidR="005A37FF" w:rsidRDefault="005A37FF" w:rsidP="005A37FF">
      <w:pPr>
        <w:pStyle w:val="1"/>
        <w:jc w:val="center"/>
      </w:pPr>
      <w:r>
        <w:rPr>
          <w:rFonts w:hint="eastAsia"/>
        </w:rPr>
        <w:t>快捷键：</w:t>
      </w:r>
    </w:p>
    <w:p w:rsidR="005A37FF" w:rsidRPr="00C72A97" w:rsidRDefault="005A37FF" w:rsidP="005A37FF">
      <w:pPr>
        <w:pStyle w:val="3"/>
        <w:shd w:val="clear" w:color="auto" w:fill="FFFFFF"/>
        <w:spacing w:before="188" w:after="0"/>
        <w:rPr>
          <w:rFonts w:ascii="Helvetica" w:hAnsi="Helvetica" w:cs="Helvetica"/>
          <w:bCs w:val="0"/>
          <w:color w:val="444444"/>
          <w:sz w:val="31"/>
          <w:szCs w:val="31"/>
        </w:rPr>
      </w:pPr>
      <w:r w:rsidRPr="00C72A97">
        <w:rPr>
          <w:rFonts w:ascii="Helvetica" w:hAnsi="Helvetica" w:cs="Helvetica"/>
          <w:bCs w:val="0"/>
          <w:color w:val="444444"/>
          <w:sz w:val="31"/>
          <w:szCs w:val="31"/>
        </w:rPr>
        <w:t>打开</w:t>
      </w:r>
      <w:r w:rsidRPr="00C72A97">
        <w:rPr>
          <w:rFonts w:ascii="Helvetica" w:hAnsi="Helvetica" w:cs="Helvetica"/>
          <w:bCs w:val="0"/>
          <w:color w:val="444444"/>
          <w:sz w:val="31"/>
          <w:szCs w:val="31"/>
        </w:rPr>
        <w:t>/</w:t>
      </w:r>
      <w:r w:rsidRPr="00C72A97">
        <w:rPr>
          <w:rFonts w:ascii="Helvetica" w:hAnsi="Helvetica" w:cs="Helvetica"/>
          <w:bCs w:val="0"/>
          <w:color w:val="444444"/>
          <w:sz w:val="31"/>
          <w:szCs w:val="31"/>
        </w:rPr>
        <w:t>前往</w:t>
      </w:r>
    </w:p>
    <w:p w:rsidR="005A37FF" w:rsidRPr="00166C70" w:rsidRDefault="005A37FF" w:rsidP="005A37FF">
      <w:pPr>
        <w:widowControl/>
        <w:shd w:val="clear" w:color="auto" w:fill="FFFFFF"/>
        <w:spacing w:line="313" w:lineRule="atLeast"/>
        <w:ind w:firstLine="108"/>
        <w:jc w:val="left"/>
        <w:rPr>
          <w:rStyle w:val="HTML"/>
          <w:rFonts w:ascii="Courier New" w:hAnsi="Courier New" w:cs="Courier New"/>
          <w:color w:val="423F37"/>
        </w:rPr>
      </w:pPr>
      <w:r w:rsidRPr="00166C70">
        <w:rPr>
          <w:rStyle w:val="HTML"/>
          <w:rFonts w:ascii="Courier New" w:hAnsi="Courier New" w:cs="Courier New"/>
          <w:color w:val="423F37"/>
        </w:rPr>
        <w:t>Ctrl+P</w:t>
      </w:r>
      <w:r w:rsidRPr="00166C70">
        <w:rPr>
          <w:rStyle w:val="HTML"/>
          <w:rFonts w:ascii="Courier New" w:hAnsi="Courier New" w:cs="Courier New"/>
          <w:color w:val="423F37"/>
        </w:rPr>
        <w:t>：搜索项目中的文件</w:t>
      </w:r>
    </w:p>
    <w:p w:rsidR="005A37FF" w:rsidRPr="004F6255" w:rsidRDefault="005A37FF" w:rsidP="005A37FF">
      <w:pPr>
        <w:widowControl/>
        <w:shd w:val="clear" w:color="auto" w:fill="FFFFFF"/>
        <w:spacing w:line="313" w:lineRule="atLeast"/>
        <w:ind w:leftChars="-51" w:left="-107" w:firstLine="216"/>
        <w:jc w:val="left"/>
        <w:rPr>
          <w:rStyle w:val="HTML"/>
          <w:rFonts w:ascii="Courier New" w:hAnsi="Courier New" w:cs="Courier New"/>
          <w:color w:val="423F37"/>
        </w:rPr>
      </w:pPr>
      <w:r w:rsidRPr="004F6255">
        <w:rPr>
          <w:rStyle w:val="HTML"/>
          <w:rFonts w:ascii="Courier New" w:hAnsi="Courier New" w:cs="Courier New" w:hint="eastAsia"/>
          <w:color w:val="423F37"/>
        </w:rPr>
        <w:t>C</w:t>
      </w:r>
      <w:r w:rsidRPr="004F6255">
        <w:rPr>
          <w:rStyle w:val="HTML"/>
          <w:rFonts w:ascii="Courier New" w:hAnsi="Courier New" w:cs="Courier New"/>
          <w:color w:val="423F37"/>
        </w:rPr>
        <w:t>trl+G</w:t>
      </w:r>
      <w:r w:rsidRPr="004F6255">
        <w:rPr>
          <w:rStyle w:val="HTML"/>
          <w:rFonts w:ascii="Courier New" w:hAnsi="Courier New" w:cs="Courier New"/>
          <w:color w:val="423F37"/>
        </w:rPr>
        <w:t>：跳转到第几行</w:t>
      </w:r>
    </w:p>
    <w:p w:rsidR="005A37FF" w:rsidRPr="004F6255" w:rsidRDefault="005A37FF" w:rsidP="005A37FF">
      <w:pPr>
        <w:widowControl/>
        <w:shd w:val="clear" w:color="auto" w:fill="FFFFFF"/>
        <w:spacing w:line="313" w:lineRule="atLeast"/>
        <w:ind w:firstLine="108"/>
        <w:jc w:val="left"/>
        <w:rPr>
          <w:rStyle w:val="HTML"/>
          <w:rFonts w:ascii="Courier New" w:hAnsi="Courier New" w:cs="Courier New"/>
          <w:color w:val="423F37"/>
        </w:rPr>
      </w:pPr>
      <w:r w:rsidRPr="004F6255">
        <w:rPr>
          <w:rStyle w:val="HTML"/>
          <w:rFonts w:ascii="Courier New" w:hAnsi="Courier New" w:cs="Courier New"/>
          <w:color w:val="423F37"/>
        </w:rPr>
        <w:t>Ctrl+R</w:t>
      </w:r>
      <w:r w:rsidRPr="004F6255">
        <w:rPr>
          <w:rStyle w:val="HTML"/>
          <w:rFonts w:ascii="Courier New" w:hAnsi="Courier New" w:cs="Courier New"/>
          <w:color w:val="423F37"/>
        </w:rPr>
        <w:t>：前往</w:t>
      </w:r>
      <w:r w:rsidRPr="004F6255">
        <w:rPr>
          <w:rStyle w:val="HTML"/>
          <w:rFonts w:ascii="Courier New" w:hAnsi="Courier New" w:cs="Courier New"/>
          <w:color w:val="423F37"/>
        </w:rPr>
        <w:t> method</w:t>
      </w:r>
    </w:p>
    <w:p w:rsidR="005A37FF" w:rsidRPr="004F6255" w:rsidRDefault="005A37FF" w:rsidP="005A37FF">
      <w:pPr>
        <w:widowControl/>
        <w:shd w:val="clear" w:color="auto" w:fill="FFFFFF"/>
        <w:spacing w:line="313" w:lineRule="atLeast"/>
        <w:ind w:leftChars="-148" w:left="-311" w:firstLine="420"/>
        <w:jc w:val="left"/>
        <w:rPr>
          <w:rStyle w:val="HTML"/>
          <w:rFonts w:ascii="Courier New" w:hAnsi="Courier New" w:cs="Courier New"/>
          <w:color w:val="423F37"/>
        </w:rPr>
      </w:pPr>
      <w:r w:rsidRPr="004F6255">
        <w:rPr>
          <w:rStyle w:val="HTML"/>
          <w:rFonts w:ascii="Courier New" w:hAnsi="Courier New" w:cs="Courier New"/>
          <w:color w:val="423F37"/>
        </w:rPr>
        <w:t>ctrl+;</w:t>
      </w:r>
      <w:r w:rsidRPr="004F6255">
        <w:rPr>
          <w:rStyle w:val="HTML"/>
          <w:rFonts w:ascii="Courier New" w:hAnsi="Courier New" w:cs="Courier New" w:hint="eastAsia"/>
          <w:color w:val="423F37"/>
        </w:rPr>
        <w:t xml:space="preserve"> </w:t>
      </w:r>
      <w:r w:rsidRPr="004F6255">
        <w:rPr>
          <w:rStyle w:val="HTML"/>
          <w:rFonts w:ascii="Courier New" w:hAnsi="Courier New" w:cs="Courier New" w:hint="eastAsia"/>
          <w:color w:val="423F37"/>
        </w:rPr>
        <w:t>：前往字段</w:t>
      </w:r>
    </w:p>
    <w:p w:rsidR="005A37FF" w:rsidRPr="00B1107B" w:rsidRDefault="005A37FF" w:rsidP="005A37FF">
      <w:pPr>
        <w:widowControl/>
        <w:shd w:val="clear" w:color="auto" w:fill="FFFFFF"/>
        <w:spacing w:line="313" w:lineRule="atLeast"/>
        <w:ind w:left="108"/>
        <w:jc w:val="left"/>
        <w:rPr>
          <w:rStyle w:val="HTML"/>
          <w:rFonts w:ascii="Courier New" w:hAnsi="Courier New" w:cs="Courier New"/>
          <w:color w:val="423F37"/>
        </w:rPr>
      </w:pPr>
      <w:r w:rsidRPr="00B1107B">
        <w:rPr>
          <w:rStyle w:val="HTML"/>
          <w:rFonts w:ascii="Courier New" w:hAnsi="Courier New" w:cs="Courier New"/>
          <w:color w:val="423F37"/>
        </w:rPr>
        <w:t>Ctrl+Shift+P</w:t>
      </w:r>
      <w:r w:rsidRPr="00B1107B">
        <w:rPr>
          <w:rStyle w:val="HTML"/>
          <w:rFonts w:ascii="Courier New" w:hAnsi="Courier New" w:cs="Courier New"/>
          <w:color w:val="423F37"/>
        </w:rPr>
        <w:t>：打开命令面板</w:t>
      </w:r>
      <w:r w:rsidRPr="00B1107B">
        <w:rPr>
          <w:rStyle w:val="HTML"/>
          <w:rFonts w:ascii="Courier New" w:hAnsi="Courier New" w:cs="Courier New"/>
          <w:color w:val="423F37"/>
        </w:rPr>
        <w:br/>
        <w:t>Ctrl+N</w:t>
      </w:r>
      <w:r w:rsidRPr="00B1107B">
        <w:rPr>
          <w:rStyle w:val="HTML"/>
          <w:rFonts w:ascii="Courier New" w:hAnsi="Courier New" w:cs="Courier New"/>
          <w:color w:val="423F37"/>
        </w:rPr>
        <w:t>：新建窗口</w:t>
      </w:r>
    </w:p>
    <w:p w:rsidR="005A37FF" w:rsidRPr="00B1107B" w:rsidRDefault="005A37FF" w:rsidP="005A37FF">
      <w:pPr>
        <w:widowControl/>
        <w:shd w:val="clear" w:color="auto" w:fill="FFFFFF"/>
        <w:spacing w:line="313" w:lineRule="atLeast"/>
        <w:ind w:firstLine="108"/>
        <w:jc w:val="left"/>
        <w:rPr>
          <w:rStyle w:val="HTML"/>
          <w:rFonts w:ascii="Courier New" w:hAnsi="Courier New" w:cs="Courier New"/>
          <w:color w:val="423F37"/>
        </w:rPr>
      </w:pPr>
      <w:r w:rsidRPr="00B1107B">
        <w:rPr>
          <w:rStyle w:val="HTML"/>
          <w:rFonts w:ascii="Courier New" w:hAnsi="Courier New" w:cs="Courier New"/>
          <w:color w:val="423F37"/>
        </w:rPr>
        <w:t>ctrl+o</w:t>
      </w:r>
      <w:r w:rsidRPr="00B1107B">
        <w:rPr>
          <w:rStyle w:val="HTML"/>
          <w:rFonts w:ascii="Courier New" w:hAnsi="Courier New" w:cs="Courier New" w:hint="eastAsia"/>
          <w:color w:val="423F37"/>
        </w:rPr>
        <w:t>：</w:t>
      </w:r>
      <w:r w:rsidRPr="00B1107B">
        <w:rPr>
          <w:rStyle w:val="HTML"/>
          <w:rFonts w:ascii="Courier New" w:hAnsi="Courier New" w:cs="Courier New"/>
          <w:color w:val="423F37"/>
        </w:rPr>
        <w:t>打开文件</w:t>
      </w:r>
    </w:p>
    <w:p w:rsidR="005A37FF" w:rsidRPr="00B1107B" w:rsidRDefault="005A37FF" w:rsidP="005A37FF">
      <w:pPr>
        <w:widowControl/>
        <w:shd w:val="clear" w:color="auto" w:fill="FFFFFF"/>
        <w:spacing w:line="313" w:lineRule="atLeast"/>
        <w:ind w:firstLine="108"/>
        <w:jc w:val="left"/>
        <w:rPr>
          <w:rStyle w:val="HTML"/>
          <w:rFonts w:ascii="Courier New" w:hAnsi="Courier New" w:cs="Courier New"/>
          <w:color w:val="423F37"/>
        </w:rPr>
      </w:pPr>
      <w:r w:rsidRPr="00B1107B">
        <w:rPr>
          <w:rStyle w:val="HTML"/>
          <w:rFonts w:ascii="Courier New" w:hAnsi="Courier New" w:cs="Courier New"/>
          <w:color w:val="423F37"/>
        </w:rPr>
        <w:t>ctrl+shift+s</w:t>
      </w:r>
      <w:r w:rsidRPr="00B1107B">
        <w:rPr>
          <w:rStyle w:val="HTML"/>
          <w:rFonts w:ascii="Courier New" w:hAnsi="Courier New" w:cs="Courier New" w:hint="eastAsia"/>
          <w:color w:val="423F37"/>
        </w:rPr>
        <w:t>：</w:t>
      </w:r>
      <w:r w:rsidRPr="00B1107B">
        <w:rPr>
          <w:rStyle w:val="HTML"/>
          <w:rFonts w:ascii="Courier New" w:hAnsi="Courier New" w:cs="Courier New"/>
          <w:color w:val="423F37"/>
        </w:rPr>
        <w:t>另存为</w:t>
      </w:r>
    </w:p>
    <w:p w:rsidR="005A37FF" w:rsidRPr="00B1107B" w:rsidRDefault="005A37FF" w:rsidP="005A37FF">
      <w:pPr>
        <w:widowControl/>
        <w:shd w:val="clear" w:color="auto" w:fill="FFFFFF"/>
        <w:spacing w:line="313" w:lineRule="atLeast"/>
        <w:ind w:firstLine="108"/>
        <w:jc w:val="left"/>
        <w:rPr>
          <w:rStyle w:val="HTML"/>
          <w:rFonts w:ascii="Courier New" w:hAnsi="Courier New" w:cs="Courier New"/>
          <w:color w:val="423F37"/>
        </w:rPr>
      </w:pPr>
      <w:r w:rsidRPr="00B1107B">
        <w:rPr>
          <w:rStyle w:val="HTML"/>
          <w:rFonts w:ascii="Courier New" w:hAnsi="Courier New" w:cs="Courier New"/>
          <w:color w:val="423F37"/>
        </w:rPr>
        <w:t>Ctrl+W</w:t>
      </w:r>
      <w:r w:rsidRPr="00B1107B">
        <w:rPr>
          <w:rStyle w:val="HTML"/>
          <w:rFonts w:ascii="Courier New" w:hAnsi="Courier New" w:cs="Courier New"/>
          <w:color w:val="423F37"/>
        </w:rPr>
        <w:t>：关闭当前打开文件</w:t>
      </w:r>
    </w:p>
    <w:p w:rsidR="005A37FF" w:rsidRPr="00B1107B" w:rsidRDefault="005A37FF" w:rsidP="005A37FF">
      <w:pPr>
        <w:widowControl/>
        <w:shd w:val="clear" w:color="auto" w:fill="FFFFFF"/>
        <w:spacing w:line="313" w:lineRule="atLeast"/>
        <w:ind w:firstLine="108"/>
        <w:jc w:val="left"/>
        <w:rPr>
          <w:rStyle w:val="HTML"/>
          <w:rFonts w:ascii="Courier New" w:hAnsi="Courier New" w:cs="Courier New"/>
          <w:color w:val="423F37"/>
        </w:rPr>
      </w:pPr>
      <w:r w:rsidRPr="00B1107B">
        <w:rPr>
          <w:rStyle w:val="HTML"/>
          <w:rFonts w:ascii="Courier New" w:hAnsi="Courier New" w:cs="Courier New"/>
          <w:color w:val="423F37"/>
        </w:rPr>
        <w:t>Ctrl+Shift+W</w:t>
      </w:r>
      <w:r w:rsidRPr="00B1107B">
        <w:rPr>
          <w:rStyle w:val="HTML"/>
          <w:rFonts w:ascii="Courier New" w:hAnsi="Courier New" w:cs="Courier New"/>
          <w:color w:val="423F37"/>
        </w:rPr>
        <w:t>：关闭所有打开文件</w:t>
      </w:r>
    </w:p>
    <w:p w:rsidR="005A37FF" w:rsidRPr="00611323" w:rsidRDefault="005A37FF" w:rsidP="005A37FF">
      <w:pPr>
        <w:widowControl/>
        <w:shd w:val="clear" w:color="auto" w:fill="FFFFFF"/>
        <w:spacing w:line="313" w:lineRule="atLeast"/>
        <w:ind w:firstLine="108"/>
        <w:jc w:val="left"/>
        <w:rPr>
          <w:rStyle w:val="HTML"/>
          <w:rFonts w:ascii="Courier New" w:hAnsi="Courier New" w:cs="Courier New"/>
          <w:color w:val="423F37"/>
        </w:rPr>
      </w:pPr>
      <w:r w:rsidRPr="00611323">
        <w:rPr>
          <w:rStyle w:val="HTML"/>
          <w:rFonts w:ascii="Courier New" w:hAnsi="Courier New" w:cs="Courier New"/>
          <w:color w:val="423F37"/>
        </w:rPr>
        <w:t xml:space="preserve">ctrl+` </w:t>
      </w:r>
      <w:r w:rsidRPr="00611323">
        <w:rPr>
          <w:rStyle w:val="HTML"/>
          <w:rFonts w:ascii="Courier New" w:hAnsi="Courier New" w:cs="Courier New"/>
          <w:color w:val="423F37"/>
        </w:rPr>
        <w:t>显示</w:t>
      </w:r>
      <w:r w:rsidRPr="00611323">
        <w:rPr>
          <w:rStyle w:val="HTML"/>
          <w:rFonts w:ascii="Courier New" w:hAnsi="Courier New" w:cs="Courier New"/>
          <w:color w:val="423F37"/>
        </w:rPr>
        <w:t>python</w:t>
      </w:r>
      <w:r w:rsidRPr="00611323">
        <w:rPr>
          <w:rStyle w:val="HTML"/>
          <w:rFonts w:ascii="Courier New" w:hAnsi="Courier New" w:cs="Courier New"/>
          <w:color w:val="423F37"/>
        </w:rPr>
        <w:t>命令行</w:t>
      </w:r>
    </w:p>
    <w:p w:rsidR="005A37FF" w:rsidRPr="00AA0B84" w:rsidRDefault="005A37FF" w:rsidP="005A37FF"/>
    <w:p w:rsidR="005A37FF" w:rsidRPr="00C72A97" w:rsidRDefault="005A37FF" w:rsidP="005A37FF">
      <w:pPr>
        <w:pStyle w:val="3"/>
        <w:shd w:val="clear" w:color="auto" w:fill="FFFFFF"/>
        <w:spacing w:before="188" w:after="0"/>
        <w:rPr>
          <w:rFonts w:ascii="Helvetica" w:hAnsi="Helvetica" w:cs="Helvetica"/>
          <w:bCs w:val="0"/>
          <w:color w:val="444444"/>
          <w:sz w:val="31"/>
          <w:szCs w:val="31"/>
        </w:rPr>
      </w:pPr>
      <w:r w:rsidRPr="00C72A97">
        <w:rPr>
          <w:rFonts w:ascii="Helvetica" w:hAnsi="Helvetica" w:cs="Helvetica" w:hint="eastAsia"/>
          <w:bCs w:val="0"/>
          <w:color w:val="444444"/>
          <w:sz w:val="31"/>
          <w:szCs w:val="31"/>
        </w:rPr>
        <w:t>界面</w:t>
      </w:r>
    </w:p>
    <w:p w:rsidR="005A37FF" w:rsidRPr="00806A6B" w:rsidRDefault="005A37FF" w:rsidP="005A37FF">
      <w:pPr>
        <w:widowControl/>
        <w:shd w:val="clear" w:color="auto" w:fill="FFFFFF"/>
        <w:spacing w:line="313" w:lineRule="atLeast"/>
        <w:ind w:leftChars="-51" w:left="-107" w:firstLine="216"/>
        <w:jc w:val="left"/>
        <w:rPr>
          <w:rStyle w:val="HTML"/>
          <w:rFonts w:ascii="Courier New" w:hAnsi="Courier New" w:cs="Courier New"/>
          <w:color w:val="423F37"/>
        </w:rPr>
      </w:pPr>
      <w:r>
        <w:rPr>
          <w:rStyle w:val="HTML"/>
          <w:rFonts w:ascii="Courier New" w:hAnsi="Courier New" w:cs="Courier New"/>
          <w:color w:val="423F37"/>
        </w:rPr>
        <w:t xml:space="preserve">F11 </w:t>
      </w:r>
      <w:r>
        <w:rPr>
          <w:rStyle w:val="HTML"/>
          <w:rFonts w:ascii="Courier New" w:hAnsi="Courier New" w:cs="Courier New"/>
          <w:color w:val="423F37"/>
        </w:rPr>
        <w:t>全屏</w:t>
      </w:r>
    </w:p>
    <w:p w:rsidR="005A37FF" w:rsidRPr="00806A6B" w:rsidRDefault="005A37FF" w:rsidP="005A37FF">
      <w:pPr>
        <w:widowControl/>
        <w:shd w:val="clear" w:color="auto" w:fill="FFFFFF"/>
        <w:spacing w:line="313" w:lineRule="atLeast"/>
        <w:ind w:leftChars="-51" w:left="-107" w:firstLine="216"/>
        <w:jc w:val="left"/>
        <w:rPr>
          <w:rStyle w:val="HTML"/>
          <w:rFonts w:ascii="Courier New" w:hAnsi="Courier New" w:cs="Courier New"/>
          <w:color w:val="423F37"/>
        </w:rPr>
      </w:pPr>
      <w:r>
        <w:rPr>
          <w:rStyle w:val="HTML"/>
          <w:rFonts w:ascii="Courier New" w:hAnsi="Courier New" w:cs="Courier New"/>
          <w:color w:val="423F37"/>
        </w:rPr>
        <w:t xml:space="preserve">shift+F11 </w:t>
      </w:r>
      <w:r>
        <w:rPr>
          <w:rStyle w:val="HTML"/>
          <w:rFonts w:ascii="Courier New" w:hAnsi="Courier New" w:cs="Courier New"/>
          <w:color w:val="423F37"/>
        </w:rPr>
        <w:t>无干绕全屏</w:t>
      </w:r>
    </w:p>
    <w:p w:rsidR="005A37FF" w:rsidRPr="00806A6B" w:rsidRDefault="005A37FF" w:rsidP="005A37FF">
      <w:pPr>
        <w:widowControl/>
        <w:shd w:val="clear" w:color="auto" w:fill="FFFFFF"/>
        <w:spacing w:line="313" w:lineRule="atLeast"/>
        <w:ind w:leftChars="-51" w:left="-107" w:firstLine="216"/>
        <w:jc w:val="left"/>
        <w:rPr>
          <w:rStyle w:val="HTML"/>
          <w:rFonts w:ascii="Courier New" w:hAnsi="Courier New" w:cs="Courier New"/>
          <w:color w:val="423F37"/>
        </w:rPr>
      </w:pPr>
      <w:r>
        <w:rPr>
          <w:rStyle w:val="HTML"/>
          <w:rFonts w:ascii="Courier New" w:hAnsi="Courier New" w:cs="Courier New"/>
          <w:color w:val="423F37"/>
        </w:rPr>
        <w:lastRenderedPageBreak/>
        <w:t xml:space="preserve">ctrl+kb </w:t>
      </w:r>
      <w:r>
        <w:rPr>
          <w:rStyle w:val="HTML"/>
          <w:rFonts w:ascii="Courier New" w:hAnsi="Courier New" w:cs="Courier New"/>
          <w:color w:val="423F37"/>
        </w:rPr>
        <w:t>开关侧边栏</w:t>
      </w:r>
    </w:p>
    <w:p w:rsidR="005A37FF" w:rsidRPr="00806A6B" w:rsidRDefault="005A37FF" w:rsidP="005A37FF">
      <w:pPr>
        <w:widowControl/>
        <w:shd w:val="clear" w:color="auto" w:fill="FFFFFF"/>
        <w:spacing w:line="313" w:lineRule="atLeast"/>
        <w:ind w:leftChars="-51" w:left="-107" w:firstLine="216"/>
        <w:jc w:val="left"/>
        <w:rPr>
          <w:rStyle w:val="HTML"/>
          <w:rFonts w:ascii="Courier New" w:hAnsi="Courier New" w:cs="Courier New"/>
          <w:color w:val="423F37"/>
        </w:rPr>
      </w:pPr>
      <w:r w:rsidRPr="00806A6B">
        <w:rPr>
          <w:rStyle w:val="HTML"/>
          <w:rFonts w:ascii="Courier New" w:hAnsi="Courier New" w:cs="Courier New"/>
          <w:color w:val="423F37"/>
        </w:rPr>
        <w:t>Alt+Shift+</w:t>
      </w:r>
      <w:r w:rsidRPr="00806A6B">
        <w:rPr>
          <w:rStyle w:val="HTML"/>
          <w:rFonts w:ascii="Courier New" w:hAnsi="Courier New" w:cs="Courier New"/>
          <w:color w:val="423F37"/>
        </w:rPr>
        <w:t>数字：分屏显示</w:t>
      </w:r>
    </w:p>
    <w:p w:rsidR="005A37FF" w:rsidRPr="00806A6B" w:rsidRDefault="005A37FF" w:rsidP="005A37FF">
      <w:pPr>
        <w:widowControl/>
        <w:shd w:val="clear" w:color="auto" w:fill="FFFFFF"/>
        <w:spacing w:line="313" w:lineRule="atLeast"/>
        <w:ind w:leftChars="-51" w:left="-107" w:firstLine="216"/>
        <w:jc w:val="left"/>
        <w:rPr>
          <w:rStyle w:val="HTML"/>
          <w:rFonts w:ascii="Courier New" w:hAnsi="Courier New" w:cs="Courier New"/>
          <w:color w:val="423F37"/>
        </w:rPr>
      </w:pPr>
      <w:r w:rsidRPr="00806A6B">
        <w:rPr>
          <w:rStyle w:val="HTML"/>
          <w:rFonts w:ascii="Courier New" w:hAnsi="Courier New" w:cs="Courier New"/>
          <w:color w:val="423F37"/>
        </w:rPr>
        <w:t>ctrl+I</w:t>
      </w:r>
      <w:r w:rsidRPr="00806A6B">
        <w:rPr>
          <w:rStyle w:val="HTML"/>
          <w:rFonts w:ascii="Courier New" w:hAnsi="Courier New" w:cs="Courier New" w:hint="eastAsia"/>
          <w:color w:val="423F37"/>
        </w:rPr>
        <w:tab/>
      </w:r>
      <w:r w:rsidRPr="00806A6B">
        <w:rPr>
          <w:rStyle w:val="HTML"/>
          <w:rFonts w:ascii="Courier New" w:hAnsi="Courier New" w:cs="Courier New" w:hint="eastAsia"/>
          <w:color w:val="423F37"/>
        </w:rPr>
        <w:t>：</w:t>
      </w:r>
      <w:r w:rsidRPr="00806A6B">
        <w:rPr>
          <w:rStyle w:val="HTML"/>
          <w:rFonts w:ascii="Courier New" w:hAnsi="Courier New" w:cs="Courier New"/>
          <w:color w:val="423F37"/>
        </w:rPr>
        <w:t>显示底部面板：</w:t>
      </w:r>
    </w:p>
    <w:p w:rsidR="005A37FF" w:rsidRPr="00C72A97" w:rsidRDefault="005A37FF" w:rsidP="005A37FF">
      <w:pPr>
        <w:pStyle w:val="3"/>
        <w:shd w:val="clear" w:color="auto" w:fill="FFFFFF"/>
        <w:spacing w:before="188" w:after="0"/>
        <w:rPr>
          <w:rFonts w:ascii="Helvetica" w:hAnsi="Helvetica" w:cs="Helvetica"/>
          <w:bCs w:val="0"/>
          <w:color w:val="444444"/>
          <w:sz w:val="31"/>
          <w:szCs w:val="31"/>
        </w:rPr>
      </w:pPr>
      <w:r w:rsidRPr="00C72A97">
        <w:rPr>
          <w:rFonts w:ascii="Helvetica" w:hAnsi="Helvetica" w:cs="Helvetica"/>
          <w:bCs w:val="0"/>
          <w:color w:val="444444"/>
          <w:sz w:val="31"/>
          <w:szCs w:val="31"/>
        </w:rPr>
        <w:t>编辑</w:t>
      </w:r>
    </w:p>
    <w:p w:rsidR="005A37FF" w:rsidRPr="00BD58B8" w:rsidRDefault="005A37FF" w:rsidP="005A37FF">
      <w:pPr>
        <w:widowControl/>
        <w:shd w:val="clear" w:color="auto" w:fill="FFFFFF"/>
        <w:spacing w:line="313" w:lineRule="atLeast"/>
        <w:ind w:left="312"/>
        <w:jc w:val="left"/>
        <w:rPr>
          <w:rFonts w:ascii="Courier New" w:eastAsia="宋体" w:hAnsi="Courier New" w:cs="Courier New"/>
          <w:color w:val="423F37"/>
          <w:sz w:val="24"/>
          <w:szCs w:val="24"/>
        </w:rPr>
      </w:pPr>
      <w:r>
        <w:rPr>
          <w:rFonts w:hint="eastAsia"/>
        </w:rPr>
        <w:tab/>
      </w:r>
      <w:r w:rsidRPr="006C7BB1">
        <w:rPr>
          <w:rStyle w:val="HTML"/>
          <w:rFonts w:ascii="Courier New" w:hAnsi="Courier New" w:cs="Courier New"/>
          <w:color w:val="423F37"/>
        </w:rPr>
        <w:t>F6</w:t>
      </w:r>
      <w:r>
        <w:rPr>
          <w:rStyle w:val="HTML"/>
          <w:rFonts w:ascii="Courier New" w:hAnsi="Courier New" w:cs="Courier New" w:hint="eastAsia"/>
          <w:color w:val="423F37"/>
        </w:rPr>
        <w:tab/>
      </w:r>
      <w:r>
        <w:rPr>
          <w:rStyle w:val="HTML"/>
          <w:rFonts w:ascii="Courier New" w:hAnsi="Courier New" w:cs="Courier New" w:hint="eastAsia"/>
          <w:color w:val="423F37"/>
        </w:rPr>
        <w:tab/>
      </w:r>
      <w:r w:rsidRPr="006C7BB1">
        <w:rPr>
          <w:rStyle w:val="HTML"/>
          <w:rFonts w:ascii="Courier New" w:hAnsi="Courier New" w:cs="Courier New"/>
          <w:color w:val="423F37"/>
        </w:rPr>
        <w:t>拼写检查</w:t>
      </w:r>
    </w:p>
    <w:p w:rsidR="005A37FF" w:rsidRDefault="005A37FF" w:rsidP="005A37FF">
      <w:pPr>
        <w:widowControl/>
        <w:shd w:val="clear" w:color="auto" w:fill="FFFFFF"/>
        <w:spacing w:line="313" w:lineRule="atLeast"/>
        <w:ind w:firstLine="420"/>
        <w:jc w:val="left"/>
        <w:rPr>
          <w:rStyle w:val="HTML"/>
          <w:rFonts w:ascii="Courier New" w:hAnsi="Courier New" w:cs="Courier New"/>
          <w:color w:val="423F37"/>
        </w:rPr>
      </w:pPr>
      <w:r w:rsidRPr="004F6255">
        <w:rPr>
          <w:rStyle w:val="HTML"/>
          <w:rFonts w:ascii="Courier New" w:hAnsi="Courier New" w:cs="Courier New" w:hint="eastAsia"/>
          <w:color w:val="423F37"/>
        </w:rPr>
        <w:t>F9</w:t>
      </w:r>
      <w:r>
        <w:rPr>
          <w:rStyle w:val="HTML"/>
          <w:rFonts w:ascii="Courier New" w:hAnsi="Courier New" w:cs="Courier New" w:hint="eastAsia"/>
          <w:color w:val="423F37"/>
        </w:rPr>
        <w:tab/>
      </w:r>
      <w:r>
        <w:rPr>
          <w:rStyle w:val="HTML"/>
          <w:rFonts w:ascii="Courier New" w:hAnsi="Courier New" w:cs="Courier New" w:hint="eastAsia"/>
          <w:color w:val="423F37"/>
        </w:rPr>
        <w:tab/>
      </w:r>
      <w:r w:rsidRPr="004F6255">
        <w:rPr>
          <w:rStyle w:val="HTML"/>
          <w:rFonts w:ascii="Courier New" w:hAnsi="Courier New" w:cs="Courier New" w:hint="eastAsia"/>
          <w:color w:val="423F37"/>
        </w:rPr>
        <w:t>行排序</w:t>
      </w:r>
    </w:p>
    <w:p w:rsidR="005A37FF" w:rsidRPr="006D4F62" w:rsidRDefault="005A37FF" w:rsidP="005A37FF">
      <w:pPr>
        <w:widowControl/>
        <w:shd w:val="clear" w:color="auto" w:fill="FFFFFF"/>
        <w:spacing w:line="313" w:lineRule="atLeast"/>
        <w:ind w:firstLine="360"/>
        <w:jc w:val="left"/>
        <w:rPr>
          <w:rFonts w:ascii="Courier New" w:eastAsia="宋体" w:hAnsi="Courier New" w:cs="Courier New"/>
          <w:color w:val="423F37"/>
          <w:sz w:val="24"/>
          <w:szCs w:val="24"/>
        </w:rPr>
      </w:pPr>
    </w:p>
    <w:p w:rsidR="005A37FF" w:rsidRPr="00C72A97" w:rsidRDefault="005A37FF" w:rsidP="005A37FF">
      <w:pPr>
        <w:widowControl/>
        <w:numPr>
          <w:ilvl w:val="0"/>
          <w:numId w:val="21"/>
        </w:numPr>
        <w:shd w:val="clear" w:color="auto" w:fill="FFFFFF"/>
        <w:spacing w:line="313" w:lineRule="atLeast"/>
        <w:jc w:val="left"/>
        <w:rPr>
          <w:rStyle w:val="HTML"/>
          <w:rFonts w:ascii="Verdana" w:eastAsiaTheme="minorEastAsia" w:hAnsi="Verdana" w:cstheme="minorBidi"/>
          <w:b/>
          <w:color w:val="57534A"/>
          <w:sz w:val="28"/>
          <w:szCs w:val="28"/>
        </w:rPr>
      </w:pPr>
      <w:r w:rsidRPr="00C72A97">
        <w:rPr>
          <w:rStyle w:val="HTML"/>
          <w:rFonts w:ascii="Verdana" w:hAnsi="Verdana" w:hint="eastAsia"/>
          <w:b/>
          <w:color w:val="57534A"/>
          <w:sz w:val="28"/>
          <w:szCs w:val="28"/>
        </w:rPr>
        <w:t>选择类</w:t>
      </w:r>
    </w:p>
    <w:p w:rsidR="005A37FF" w:rsidRDefault="005A37FF" w:rsidP="005A37FF">
      <w:pPr>
        <w:widowControl/>
        <w:shd w:val="clear" w:color="auto" w:fill="FFFFFF"/>
        <w:spacing w:line="313" w:lineRule="atLeast"/>
        <w:ind w:left="720"/>
        <w:jc w:val="left"/>
        <w:rPr>
          <w:rStyle w:val="HTML"/>
          <w:rFonts w:ascii="Courier New" w:hAnsi="Courier New" w:cs="Courier New"/>
          <w:color w:val="423F37"/>
        </w:rPr>
      </w:pPr>
      <w:r>
        <w:rPr>
          <w:rStyle w:val="HTML"/>
          <w:rFonts w:ascii="Courier New" w:hAnsi="Courier New" w:cs="Courier New"/>
          <w:color w:val="423F37"/>
        </w:rPr>
        <w:t xml:space="preserve">ctrl+l </w:t>
      </w:r>
      <w:r>
        <w:rPr>
          <w:rStyle w:val="HTML"/>
          <w:rFonts w:ascii="Courier New" w:hAnsi="Courier New" w:cs="Courier New"/>
          <w:color w:val="423F37"/>
        </w:rPr>
        <w:t>选择整行（继续按键则选择下行）</w:t>
      </w:r>
    </w:p>
    <w:p w:rsidR="005A37FF" w:rsidRDefault="005A37FF" w:rsidP="005A37FF">
      <w:pPr>
        <w:widowControl/>
        <w:shd w:val="clear" w:color="auto" w:fill="FFFFFF"/>
        <w:spacing w:line="313" w:lineRule="atLeast"/>
        <w:ind w:leftChars="149" w:left="313" w:firstLineChars="150" w:firstLine="360"/>
        <w:jc w:val="left"/>
        <w:rPr>
          <w:rStyle w:val="HTML"/>
          <w:rFonts w:ascii="Courier New" w:hAnsi="Courier New" w:cs="Courier New"/>
          <w:color w:val="423F37"/>
        </w:rPr>
      </w:pPr>
      <w:r>
        <w:rPr>
          <w:rStyle w:val="HTML"/>
          <w:rFonts w:ascii="Courier New" w:hAnsi="Courier New" w:cs="Courier New"/>
          <w:color w:val="423F37"/>
        </w:rPr>
        <w:t xml:space="preserve">ctrl+shift+l </w:t>
      </w:r>
      <w:r>
        <w:rPr>
          <w:rStyle w:val="HTML"/>
          <w:rFonts w:ascii="Courier New" w:hAnsi="Courier New" w:cs="Courier New"/>
          <w:color w:val="423F37"/>
        </w:rPr>
        <w:t>将光标放至选中单行内容末尾或多行内容每行行尾</w:t>
      </w:r>
    </w:p>
    <w:p w:rsidR="005A37FF" w:rsidRDefault="005A37FF" w:rsidP="005A37FF">
      <w:pPr>
        <w:widowControl/>
        <w:shd w:val="clear" w:color="auto" w:fill="FFFFFF"/>
        <w:spacing w:line="313" w:lineRule="atLeast"/>
        <w:ind w:left="420" w:firstLine="253"/>
        <w:jc w:val="left"/>
        <w:rPr>
          <w:rFonts w:ascii="Verdana" w:hAnsi="Verdana"/>
          <w:color w:val="57534A"/>
          <w:sz w:val="18"/>
          <w:szCs w:val="18"/>
        </w:rPr>
      </w:pPr>
      <w:r>
        <w:rPr>
          <w:rStyle w:val="HTML"/>
          <w:rFonts w:ascii="Courier New" w:hAnsi="Courier New" w:cs="Courier New"/>
          <w:color w:val="423F37"/>
        </w:rPr>
        <w:t xml:space="preserve">ctrl+d </w:t>
      </w:r>
      <w:r>
        <w:rPr>
          <w:rStyle w:val="HTML"/>
          <w:rFonts w:ascii="Courier New" w:hAnsi="Courier New" w:cs="Courier New"/>
          <w:color w:val="423F37"/>
        </w:rPr>
        <w:t>选中光标位置所在单词</w:t>
      </w:r>
      <w:r>
        <w:rPr>
          <w:rStyle w:val="HTML"/>
          <w:rFonts w:ascii="Courier New" w:hAnsi="Courier New" w:cs="Courier New"/>
          <w:color w:val="423F37"/>
        </w:rPr>
        <w:t xml:space="preserve"> </w:t>
      </w:r>
      <w:r>
        <w:rPr>
          <w:rStyle w:val="HTML"/>
          <w:rFonts w:ascii="Courier New" w:hAnsi="Courier New" w:cs="Courier New"/>
          <w:color w:val="423F37"/>
        </w:rPr>
        <w:t>（继续按键则选择下个相同的字符串）</w:t>
      </w:r>
    </w:p>
    <w:p w:rsidR="005A37FF" w:rsidRDefault="005A37FF" w:rsidP="005A37FF">
      <w:pPr>
        <w:widowControl/>
        <w:shd w:val="clear" w:color="auto" w:fill="FFFFFF"/>
        <w:spacing w:line="313" w:lineRule="atLeast"/>
        <w:ind w:left="565" w:firstLine="108"/>
        <w:jc w:val="left"/>
        <w:rPr>
          <w:rStyle w:val="HTML"/>
          <w:rFonts w:ascii="Courier New" w:hAnsi="Courier New" w:cs="Courier New"/>
          <w:color w:val="423F37"/>
        </w:rPr>
      </w:pPr>
      <w:r>
        <w:rPr>
          <w:rStyle w:val="HTML"/>
          <w:rFonts w:ascii="Courier New" w:hAnsi="Courier New" w:cs="Courier New"/>
          <w:color w:val="423F37"/>
        </w:rPr>
        <w:t xml:space="preserve">ctrl+m </w:t>
      </w:r>
      <w:r>
        <w:rPr>
          <w:rStyle w:val="HTML"/>
          <w:rFonts w:ascii="Courier New" w:hAnsi="Courier New" w:cs="Courier New"/>
          <w:color w:val="423F37"/>
        </w:rPr>
        <w:t>光标移动至括号内开始或结束的位置</w:t>
      </w:r>
    </w:p>
    <w:p w:rsidR="005A37FF" w:rsidRDefault="005A37FF" w:rsidP="005A37FF">
      <w:pPr>
        <w:widowControl/>
        <w:shd w:val="clear" w:color="auto" w:fill="FFFFFF"/>
        <w:spacing w:line="313" w:lineRule="atLeast"/>
        <w:ind w:left="253" w:firstLine="420"/>
        <w:jc w:val="left"/>
        <w:rPr>
          <w:rStyle w:val="HTML"/>
          <w:rFonts w:ascii="Courier New" w:hAnsi="Courier New" w:cs="Courier New"/>
          <w:color w:val="423F37"/>
        </w:rPr>
      </w:pPr>
      <w:r>
        <w:rPr>
          <w:rStyle w:val="HTML"/>
          <w:rFonts w:ascii="Courier New" w:hAnsi="Courier New" w:cs="Courier New"/>
          <w:color w:val="423F37"/>
        </w:rPr>
        <w:t xml:space="preserve">ctrl+shift+m </w:t>
      </w:r>
      <w:r>
        <w:rPr>
          <w:rStyle w:val="HTML"/>
          <w:rFonts w:ascii="Courier New" w:hAnsi="Courier New" w:cs="Courier New"/>
          <w:color w:val="423F37"/>
        </w:rPr>
        <w:t>选择括号内的内容（继续按键则选择父括号）</w:t>
      </w:r>
    </w:p>
    <w:p w:rsidR="005A37FF" w:rsidRDefault="005A37FF" w:rsidP="005A37FF">
      <w:pPr>
        <w:widowControl/>
        <w:shd w:val="clear" w:color="auto" w:fill="FFFFFF"/>
        <w:spacing w:line="313" w:lineRule="atLeast"/>
        <w:ind w:left="661" w:firstLine="12"/>
        <w:jc w:val="left"/>
        <w:rPr>
          <w:rStyle w:val="HTML"/>
          <w:rFonts w:ascii="Courier New" w:hAnsi="Courier New" w:cs="Courier New"/>
          <w:color w:val="423F37"/>
        </w:rPr>
      </w:pPr>
      <w:r w:rsidRPr="004F6255">
        <w:rPr>
          <w:rStyle w:val="HTML"/>
          <w:rFonts w:ascii="Courier New" w:hAnsi="Courier New" w:cs="Courier New"/>
          <w:color w:val="423F37"/>
        </w:rPr>
        <w:t>Alt+F3</w:t>
      </w:r>
      <w:r w:rsidRPr="004F6255">
        <w:rPr>
          <w:rStyle w:val="HTML"/>
          <w:rFonts w:ascii="Courier New" w:hAnsi="Courier New" w:cs="Courier New"/>
          <w:color w:val="423F37"/>
        </w:rPr>
        <w:t>：选择所有相同的词</w:t>
      </w:r>
    </w:p>
    <w:p w:rsidR="005A37FF" w:rsidRPr="004F6255" w:rsidRDefault="005A37FF" w:rsidP="005A37FF">
      <w:pPr>
        <w:widowControl/>
        <w:shd w:val="clear" w:color="auto" w:fill="FFFFFF"/>
        <w:spacing w:line="313" w:lineRule="atLeast"/>
        <w:ind w:left="241" w:firstLine="420"/>
        <w:jc w:val="left"/>
        <w:rPr>
          <w:rStyle w:val="HTML"/>
          <w:rFonts w:ascii="Courier New" w:hAnsi="Courier New" w:cs="Courier New"/>
          <w:color w:val="423F37"/>
        </w:rPr>
      </w:pPr>
      <w:r w:rsidRPr="004F6255">
        <w:rPr>
          <w:rStyle w:val="HTML"/>
          <w:rFonts w:ascii="Courier New" w:hAnsi="Courier New" w:cs="Courier New"/>
          <w:color w:val="423F37"/>
        </w:rPr>
        <w:t>Shift+</w:t>
      </w:r>
      <w:r w:rsidRPr="004F6255">
        <w:rPr>
          <w:rStyle w:val="HTML"/>
          <w:rFonts w:ascii="Courier New" w:hAnsi="Courier New" w:cs="Courier New"/>
          <w:color w:val="423F37"/>
        </w:rPr>
        <w:t>右键拖动：光标多不，用来更改或插入列内容</w:t>
      </w:r>
    </w:p>
    <w:p w:rsidR="005A37FF" w:rsidRPr="004F6255" w:rsidRDefault="005A37FF" w:rsidP="005A37FF">
      <w:pPr>
        <w:widowControl/>
        <w:shd w:val="clear" w:color="auto" w:fill="FFFFFF"/>
        <w:spacing w:line="313" w:lineRule="atLeast"/>
        <w:ind w:left="241" w:firstLine="420"/>
        <w:jc w:val="left"/>
        <w:rPr>
          <w:rStyle w:val="HTML"/>
          <w:rFonts w:ascii="Courier New" w:hAnsi="Courier New" w:cs="Courier New"/>
          <w:color w:val="423F37"/>
        </w:rPr>
      </w:pPr>
      <w:r w:rsidRPr="004F6255">
        <w:rPr>
          <w:rStyle w:val="HTML"/>
          <w:rFonts w:ascii="Courier New" w:hAnsi="Courier New" w:cs="Courier New"/>
          <w:color w:val="423F37"/>
        </w:rPr>
        <w:t>Ctrl</w:t>
      </w:r>
      <w:r w:rsidRPr="004F6255">
        <w:rPr>
          <w:rStyle w:val="HTML"/>
          <w:rFonts w:ascii="Courier New" w:hAnsi="Courier New" w:cs="Courier New" w:hint="eastAsia"/>
          <w:color w:val="423F37"/>
        </w:rPr>
        <w:t>+</w:t>
      </w:r>
      <w:r w:rsidRPr="004F6255">
        <w:rPr>
          <w:rStyle w:val="HTML"/>
          <w:rFonts w:ascii="Courier New" w:hAnsi="Courier New" w:cs="Courier New" w:hint="eastAsia"/>
          <w:color w:val="423F37"/>
        </w:rPr>
        <w:t>鼠标左键：</w:t>
      </w:r>
      <w:r w:rsidRPr="004F6255">
        <w:rPr>
          <w:rStyle w:val="HTML"/>
          <w:rFonts w:ascii="Courier New" w:hAnsi="Courier New" w:cs="Courier New"/>
          <w:color w:val="423F37"/>
        </w:rPr>
        <w:t>依次点击或选取，可需要编辑的多个位置</w:t>
      </w:r>
    </w:p>
    <w:p w:rsidR="005A37FF" w:rsidRPr="004F6255" w:rsidRDefault="005A37FF" w:rsidP="005A37FF">
      <w:pPr>
        <w:widowControl/>
        <w:shd w:val="clear" w:color="auto" w:fill="FFFFFF"/>
        <w:spacing w:line="313" w:lineRule="atLeast"/>
        <w:ind w:leftChars="349" w:left="733"/>
        <w:jc w:val="left"/>
        <w:rPr>
          <w:rStyle w:val="HTML"/>
          <w:rFonts w:ascii="Courier New" w:hAnsi="Courier New" w:cs="Courier New"/>
          <w:color w:val="423F37"/>
        </w:rPr>
      </w:pPr>
      <w:r w:rsidRPr="004F6255">
        <w:rPr>
          <w:rStyle w:val="HTML"/>
          <w:rFonts w:ascii="Courier New" w:hAnsi="Courier New" w:cs="Courier New"/>
          <w:color w:val="423F37"/>
        </w:rPr>
        <w:t>ctrl+shfit+space</w:t>
      </w:r>
      <w:r w:rsidRPr="004F6255">
        <w:rPr>
          <w:rStyle w:val="HTML"/>
          <w:rFonts w:ascii="Courier New" w:hAnsi="Courier New" w:cs="Courier New" w:hint="eastAsia"/>
          <w:color w:val="423F37"/>
        </w:rPr>
        <w:t>：</w:t>
      </w:r>
      <w:r>
        <w:rPr>
          <w:rStyle w:val="HTML"/>
          <w:rFonts w:ascii="Courier New" w:hAnsi="Courier New" w:cs="Courier New"/>
          <w:color w:val="423F37"/>
        </w:rPr>
        <w:t>选择本范围</w:t>
      </w:r>
    </w:p>
    <w:p w:rsidR="005A37FF" w:rsidRPr="006C7BB1" w:rsidRDefault="005A37FF" w:rsidP="005A37FF">
      <w:pPr>
        <w:widowControl/>
        <w:shd w:val="clear" w:color="auto" w:fill="FFFFFF"/>
        <w:spacing w:line="313" w:lineRule="atLeast"/>
        <w:ind w:left="612" w:firstLine="108"/>
        <w:jc w:val="left"/>
        <w:rPr>
          <w:rStyle w:val="HTML"/>
          <w:rFonts w:ascii="Courier New" w:hAnsi="Courier New" w:cs="Courier New"/>
          <w:color w:val="423F37"/>
        </w:rPr>
      </w:pPr>
      <w:r w:rsidRPr="006C7BB1">
        <w:rPr>
          <w:rStyle w:val="HTML"/>
          <w:rFonts w:ascii="Courier New" w:hAnsi="Courier New" w:cs="Courier New"/>
          <w:color w:val="423F37"/>
        </w:rPr>
        <w:t>ctrl+alt+</w:t>
      </w:r>
      <w:r w:rsidRPr="006C7BB1">
        <w:rPr>
          <w:rStyle w:val="HTML"/>
          <w:rFonts w:ascii="Courier New" w:hAnsi="Courier New" w:cs="Courier New"/>
          <w:color w:val="423F37"/>
        </w:rPr>
        <w:t>上下箭头</w:t>
      </w:r>
      <w:r w:rsidRPr="006C7BB1">
        <w:rPr>
          <w:rStyle w:val="HTML"/>
          <w:rFonts w:ascii="Courier New" w:hAnsi="Courier New" w:cs="Courier New" w:hint="eastAsia"/>
          <w:color w:val="423F37"/>
        </w:rPr>
        <w:t>：</w:t>
      </w:r>
      <w:r w:rsidRPr="006C7BB1">
        <w:rPr>
          <w:rStyle w:val="HTML"/>
          <w:rFonts w:ascii="Courier New" w:hAnsi="Courier New" w:cs="Courier New"/>
          <w:color w:val="423F37"/>
        </w:rPr>
        <w:t>多竖行同时编辑：</w:t>
      </w:r>
    </w:p>
    <w:p w:rsidR="005A37FF" w:rsidRPr="007F4076" w:rsidRDefault="005A37FF" w:rsidP="005A37FF">
      <w:pPr>
        <w:widowControl/>
        <w:shd w:val="clear" w:color="auto" w:fill="FFFFFF"/>
        <w:spacing w:line="313" w:lineRule="atLeast"/>
        <w:ind w:left="661" w:firstLine="12"/>
        <w:jc w:val="left"/>
        <w:rPr>
          <w:rStyle w:val="HTML"/>
          <w:rFonts w:ascii="Courier New" w:hAnsi="Courier New" w:cs="Courier New"/>
          <w:color w:val="423F37"/>
        </w:rPr>
      </w:pPr>
    </w:p>
    <w:p w:rsidR="005A37FF" w:rsidRPr="00A123F9" w:rsidRDefault="005A37FF" w:rsidP="005A37FF">
      <w:pPr>
        <w:widowControl/>
        <w:shd w:val="clear" w:color="auto" w:fill="FFFFFF"/>
        <w:spacing w:line="313" w:lineRule="atLeast"/>
        <w:ind w:left="253" w:firstLine="420"/>
        <w:jc w:val="left"/>
        <w:rPr>
          <w:rStyle w:val="HTML"/>
          <w:rFonts w:ascii="Courier New" w:hAnsi="Courier New" w:cs="Courier New"/>
          <w:color w:val="423F37"/>
        </w:rPr>
      </w:pPr>
    </w:p>
    <w:p w:rsidR="005A37FF" w:rsidRPr="00950B4E" w:rsidRDefault="005A37FF" w:rsidP="005A37FF">
      <w:pPr>
        <w:pStyle w:val="a7"/>
        <w:widowControl/>
        <w:numPr>
          <w:ilvl w:val="0"/>
          <w:numId w:val="21"/>
        </w:numPr>
        <w:shd w:val="clear" w:color="auto" w:fill="FFFFFF"/>
        <w:spacing w:line="313" w:lineRule="atLeast"/>
        <w:ind w:firstLineChars="0"/>
        <w:jc w:val="left"/>
        <w:rPr>
          <w:rFonts w:ascii="Verdana" w:hAnsi="Verdana"/>
          <w:b/>
          <w:color w:val="57534A"/>
          <w:sz w:val="18"/>
          <w:szCs w:val="18"/>
        </w:rPr>
      </w:pPr>
      <w:r w:rsidRPr="00950B4E">
        <w:rPr>
          <w:rStyle w:val="HTML"/>
          <w:rFonts w:ascii="Courier New" w:hAnsi="Courier New" w:cs="Courier New" w:hint="eastAsia"/>
          <w:b/>
          <w:color w:val="423F37"/>
        </w:rPr>
        <w:t>代码折叠</w:t>
      </w:r>
    </w:p>
    <w:p w:rsidR="005A37FF" w:rsidRDefault="005A37FF" w:rsidP="005A37FF">
      <w:pPr>
        <w:widowControl/>
        <w:shd w:val="clear" w:color="auto" w:fill="FFFFFF"/>
        <w:spacing w:line="313" w:lineRule="atLeast"/>
        <w:ind w:left="565" w:firstLine="108"/>
        <w:jc w:val="left"/>
        <w:rPr>
          <w:rStyle w:val="HTML"/>
          <w:rFonts w:ascii="Courier New" w:hAnsi="Courier New" w:cs="Courier New"/>
          <w:color w:val="423F37"/>
        </w:rPr>
      </w:pPr>
      <w:r>
        <w:rPr>
          <w:rStyle w:val="HTML"/>
          <w:rFonts w:ascii="Courier New" w:hAnsi="Courier New" w:cs="Courier New"/>
          <w:color w:val="423F37"/>
        </w:rPr>
        <w:t xml:space="preserve">ctrl+shift+[ </w:t>
      </w:r>
      <w:r>
        <w:rPr>
          <w:rStyle w:val="HTML"/>
          <w:rFonts w:ascii="Courier New" w:hAnsi="Courier New" w:cs="Courier New"/>
          <w:color w:val="423F37"/>
        </w:rPr>
        <w:t>按照缩进指示折叠光标所在标签对或折叠所选内容</w:t>
      </w:r>
    </w:p>
    <w:p w:rsidR="005A37FF" w:rsidRDefault="005A37FF" w:rsidP="005A37FF">
      <w:pPr>
        <w:widowControl/>
        <w:shd w:val="clear" w:color="auto" w:fill="FFFFFF"/>
        <w:spacing w:line="313" w:lineRule="atLeast"/>
        <w:ind w:left="457" w:firstLine="216"/>
        <w:jc w:val="left"/>
        <w:rPr>
          <w:rFonts w:ascii="Verdana" w:hAnsi="Verdana"/>
          <w:color w:val="57534A"/>
          <w:sz w:val="18"/>
          <w:szCs w:val="18"/>
        </w:rPr>
      </w:pPr>
      <w:r>
        <w:rPr>
          <w:rStyle w:val="HTML"/>
          <w:rFonts w:ascii="Courier New" w:hAnsi="Courier New" w:cs="Courier New"/>
          <w:color w:val="423F37"/>
        </w:rPr>
        <w:t xml:space="preserve">ctrl+shift+] </w:t>
      </w:r>
      <w:r>
        <w:rPr>
          <w:rStyle w:val="HTML"/>
          <w:rFonts w:ascii="Courier New" w:hAnsi="Courier New" w:cs="Courier New"/>
          <w:color w:val="423F37"/>
        </w:rPr>
        <w:t>展开光标所在标签对内容或所选内容</w:t>
      </w:r>
    </w:p>
    <w:p w:rsidR="005A37FF" w:rsidRPr="00950B4E" w:rsidRDefault="005A37FF" w:rsidP="005A37FF">
      <w:pPr>
        <w:pStyle w:val="a7"/>
        <w:widowControl/>
        <w:numPr>
          <w:ilvl w:val="0"/>
          <w:numId w:val="21"/>
        </w:numPr>
        <w:shd w:val="clear" w:color="auto" w:fill="FFFFFF"/>
        <w:spacing w:line="313" w:lineRule="atLeast"/>
        <w:ind w:firstLineChars="0"/>
        <w:jc w:val="left"/>
        <w:rPr>
          <w:rFonts w:ascii="Verdana" w:hAnsi="Verdana"/>
          <w:b/>
          <w:color w:val="57534A"/>
          <w:sz w:val="28"/>
          <w:szCs w:val="28"/>
        </w:rPr>
      </w:pPr>
      <w:r w:rsidRPr="00950B4E">
        <w:rPr>
          <w:rFonts w:ascii="Verdana" w:hAnsi="Verdana" w:hint="eastAsia"/>
          <w:b/>
          <w:color w:val="57534A"/>
          <w:sz w:val="28"/>
          <w:szCs w:val="28"/>
        </w:rPr>
        <w:t>行操作</w:t>
      </w:r>
    </w:p>
    <w:p w:rsidR="005A37FF" w:rsidRDefault="005A37FF" w:rsidP="005A37FF">
      <w:pPr>
        <w:widowControl/>
        <w:shd w:val="clear" w:color="auto" w:fill="FFFFFF"/>
        <w:spacing w:line="313" w:lineRule="atLeast"/>
        <w:ind w:left="720"/>
        <w:jc w:val="left"/>
        <w:rPr>
          <w:rFonts w:ascii="Verdana" w:hAnsi="Verdana"/>
          <w:color w:val="57534A"/>
          <w:sz w:val="18"/>
          <w:szCs w:val="18"/>
        </w:rPr>
      </w:pPr>
      <w:r>
        <w:rPr>
          <w:rStyle w:val="HTML"/>
          <w:rFonts w:ascii="Courier New" w:hAnsi="Courier New" w:cs="Courier New"/>
          <w:color w:val="423F37"/>
        </w:rPr>
        <w:lastRenderedPageBreak/>
        <w:t xml:space="preserve">ctrl+kk </w:t>
      </w:r>
      <w:r>
        <w:rPr>
          <w:rStyle w:val="HTML"/>
          <w:rFonts w:ascii="Courier New" w:hAnsi="Courier New" w:cs="Courier New"/>
          <w:color w:val="423F37"/>
        </w:rPr>
        <w:t>从光标处删除至行尾</w:t>
      </w:r>
    </w:p>
    <w:p w:rsidR="005A37FF" w:rsidRDefault="005A37FF" w:rsidP="005A37FF">
      <w:pPr>
        <w:widowControl/>
        <w:shd w:val="clear" w:color="auto" w:fill="FFFFFF"/>
        <w:spacing w:line="313" w:lineRule="atLeast"/>
        <w:ind w:left="720"/>
        <w:jc w:val="left"/>
        <w:rPr>
          <w:rFonts w:ascii="Verdana" w:hAnsi="Verdana"/>
          <w:color w:val="57534A"/>
          <w:sz w:val="18"/>
          <w:szCs w:val="18"/>
        </w:rPr>
      </w:pPr>
      <w:r>
        <w:rPr>
          <w:rStyle w:val="HTML"/>
          <w:rFonts w:ascii="Courier New" w:hAnsi="Courier New" w:cs="Courier New"/>
          <w:color w:val="423F37"/>
        </w:rPr>
        <w:t xml:space="preserve">ctrl+k+backspace </w:t>
      </w:r>
      <w:r>
        <w:rPr>
          <w:rStyle w:val="HTML"/>
          <w:rFonts w:ascii="Courier New" w:hAnsi="Courier New" w:cs="Courier New"/>
          <w:color w:val="423F37"/>
        </w:rPr>
        <w:t>从光标处删除至行首</w:t>
      </w:r>
    </w:p>
    <w:p w:rsidR="005A37FF" w:rsidRDefault="005A37FF" w:rsidP="005A37FF">
      <w:pPr>
        <w:pStyle w:val="a7"/>
        <w:widowControl/>
        <w:shd w:val="clear" w:color="auto" w:fill="FFFFFF"/>
        <w:spacing w:line="313" w:lineRule="atLeast"/>
        <w:ind w:left="720" w:firstLineChars="0" w:firstLine="0"/>
        <w:jc w:val="left"/>
        <w:rPr>
          <w:rStyle w:val="HTML"/>
          <w:rFonts w:ascii="Courier New" w:hAnsi="Courier New" w:cs="Courier New"/>
          <w:color w:val="423F37"/>
        </w:rPr>
      </w:pPr>
      <w:r>
        <w:rPr>
          <w:rStyle w:val="HTML"/>
          <w:rFonts w:ascii="Courier New" w:hAnsi="Courier New" w:cs="Courier New"/>
          <w:color w:val="423F37"/>
        </w:rPr>
        <w:t xml:space="preserve">ctrl+shift+k </w:t>
      </w:r>
      <w:r>
        <w:rPr>
          <w:rStyle w:val="HTML"/>
          <w:rFonts w:ascii="Courier New" w:hAnsi="Courier New" w:cs="Courier New"/>
          <w:color w:val="423F37"/>
        </w:rPr>
        <w:t>删除整行</w:t>
      </w:r>
    </w:p>
    <w:p w:rsidR="005A37FF" w:rsidRPr="00176FEF" w:rsidRDefault="005A37FF" w:rsidP="005A37FF">
      <w:pPr>
        <w:pStyle w:val="a7"/>
        <w:widowControl/>
        <w:shd w:val="clear" w:color="auto" w:fill="FFFFFF"/>
        <w:spacing w:line="313" w:lineRule="atLeast"/>
        <w:ind w:left="720" w:firstLineChars="0" w:firstLine="0"/>
        <w:jc w:val="left"/>
        <w:rPr>
          <w:rStyle w:val="HTML"/>
          <w:rFonts w:ascii="Courier New" w:hAnsi="Courier New" w:cs="Courier New"/>
          <w:color w:val="423F37"/>
        </w:rPr>
      </w:pPr>
      <w:r w:rsidRPr="00176FEF">
        <w:rPr>
          <w:rStyle w:val="HTML"/>
          <w:rFonts w:ascii="Courier New" w:hAnsi="Courier New" w:cs="Courier New"/>
          <w:color w:val="423F37"/>
        </w:rPr>
        <w:t>ctrl+shift+backspace</w:t>
      </w:r>
      <w:r w:rsidRPr="00176FEF">
        <w:rPr>
          <w:rStyle w:val="HTML"/>
          <w:rFonts w:ascii="Courier New" w:hAnsi="Courier New" w:cs="Courier New" w:hint="eastAsia"/>
          <w:color w:val="423F37"/>
        </w:rPr>
        <w:tab/>
      </w:r>
      <w:r w:rsidRPr="00176FEF">
        <w:rPr>
          <w:rStyle w:val="HTML"/>
          <w:rFonts w:ascii="Courier New" w:hAnsi="Courier New" w:cs="Courier New"/>
          <w:color w:val="423F37"/>
        </w:rPr>
        <w:t>删除整行</w:t>
      </w:r>
    </w:p>
    <w:p w:rsidR="005A37FF" w:rsidRDefault="005A37FF" w:rsidP="005A37FF">
      <w:pPr>
        <w:pStyle w:val="a7"/>
        <w:widowControl/>
        <w:shd w:val="clear" w:color="auto" w:fill="FFFFFF"/>
        <w:spacing w:line="313" w:lineRule="atLeast"/>
        <w:ind w:left="720" w:firstLineChars="0" w:firstLine="0"/>
        <w:jc w:val="left"/>
        <w:rPr>
          <w:rFonts w:ascii="Verdana" w:hAnsi="Verdana"/>
          <w:color w:val="57534A"/>
          <w:sz w:val="18"/>
          <w:szCs w:val="18"/>
        </w:rPr>
      </w:pPr>
      <w:r>
        <w:rPr>
          <w:rStyle w:val="HTML"/>
          <w:rFonts w:ascii="Courier New" w:hAnsi="Courier New" w:cs="Courier New"/>
          <w:color w:val="423F37"/>
        </w:rPr>
        <w:t xml:space="preserve">ctrl+shift+up </w:t>
      </w:r>
      <w:r>
        <w:rPr>
          <w:rStyle w:val="HTML"/>
          <w:rFonts w:ascii="Courier New" w:hAnsi="Courier New" w:cs="Courier New"/>
          <w:color w:val="423F37"/>
        </w:rPr>
        <w:t>光标所在行与上行互换</w:t>
      </w:r>
    </w:p>
    <w:p w:rsidR="005A37FF" w:rsidRDefault="005A37FF" w:rsidP="005A37FF">
      <w:pPr>
        <w:widowControl/>
        <w:shd w:val="clear" w:color="auto" w:fill="FFFFFF"/>
        <w:spacing w:line="313" w:lineRule="atLeast"/>
        <w:ind w:left="504" w:firstLine="216"/>
        <w:jc w:val="left"/>
        <w:rPr>
          <w:rFonts w:ascii="Verdana" w:hAnsi="Verdana"/>
          <w:color w:val="57534A"/>
          <w:sz w:val="18"/>
          <w:szCs w:val="18"/>
        </w:rPr>
      </w:pPr>
      <w:r>
        <w:rPr>
          <w:rStyle w:val="HTML"/>
          <w:rFonts w:ascii="Courier New" w:hAnsi="Courier New" w:cs="Courier New"/>
          <w:color w:val="423F37"/>
        </w:rPr>
        <w:t xml:space="preserve">ctrl+shift+down </w:t>
      </w:r>
      <w:r>
        <w:rPr>
          <w:rStyle w:val="HTML"/>
          <w:rFonts w:ascii="Courier New" w:hAnsi="Courier New" w:cs="Courier New"/>
          <w:color w:val="423F37"/>
        </w:rPr>
        <w:t>光标所在行与下行互换</w:t>
      </w:r>
    </w:p>
    <w:p w:rsidR="005A37FF" w:rsidRDefault="005A37FF" w:rsidP="005A37FF">
      <w:pPr>
        <w:widowControl/>
        <w:shd w:val="clear" w:color="auto" w:fill="FFFFFF"/>
        <w:spacing w:line="313" w:lineRule="atLeast"/>
        <w:ind w:left="504" w:firstLine="216"/>
        <w:jc w:val="left"/>
        <w:rPr>
          <w:rFonts w:ascii="Verdana" w:hAnsi="Verdana"/>
          <w:color w:val="57534A"/>
          <w:sz w:val="18"/>
          <w:szCs w:val="18"/>
        </w:rPr>
      </w:pPr>
      <w:r>
        <w:rPr>
          <w:rStyle w:val="HTML"/>
          <w:rFonts w:ascii="Courier New" w:hAnsi="Courier New" w:cs="Courier New"/>
          <w:color w:val="423F37"/>
        </w:rPr>
        <w:t xml:space="preserve">ctrl+shift+d </w:t>
      </w:r>
      <w:r>
        <w:rPr>
          <w:rStyle w:val="HTML"/>
          <w:rFonts w:ascii="Courier New" w:hAnsi="Courier New" w:cs="Courier New"/>
          <w:color w:val="423F37"/>
        </w:rPr>
        <w:t>复制光标所在整行，插入在该行之前</w:t>
      </w:r>
    </w:p>
    <w:p w:rsidR="005A37FF" w:rsidRDefault="005A37FF" w:rsidP="005A37FF">
      <w:pPr>
        <w:pStyle w:val="a7"/>
        <w:widowControl/>
        <w:shd w:val="clear" w:color="auto" w:fill="FFFFFF"/>
        <w:spacing w:line="313" w:lineRule="atLeast"/>
        <w:ind w:left="720" w:firstLineChars="0" w:firstLine="0"/>
        <w:jc w:val="left"/>
        <w:rPr>
          <w:rStyle w:val="HTML"/>
          <w:rFonts w:ascii="Courier New" w:hAnsi="Courier New" w:cs="Courier New"/>
          <w:color w:val="423F37"/>
        </w:rPr>
      </w:pPr>
      <w:r>
        <w:rPr>
          <w:rStyle w:val="HTML"/>
          <w:rFonts w:ascii="Courier New" w:hAnsi="Courier New" w:cs="Courier New"/>
          <w:color w:val="423F37"/>
        </w:rPr>
        <w:t xml:space="preserve">ctrl+enter </w:t>
      </w:r>
      <w:r>
        <w:rPr>
          <w:rStyle w:val="HTML"/>
          <w:rFonts w:ascii="Courier New" w:hAnsi="Courier New" w:cs="Courier New"/>
          <w:color w:val="423F37"/>
        </w:rPr>
        <w:t>在当前行后插入新行</w:t>
      </w:r>
    </w:p>
    <w:p w:rsidR="005A37FF" w:rsidRDefault="005A37FF" w:rsidP="005A37FF">
      <w:pPr>
        <w:widowControl/>
        <w:shd w:val="clear" w:color="auto" w:fill="FFFFFF"/>
        <w:spacing w:line="313" w:lineRule="atLeast"/>
        <w:ind w:left="612" w:firstLine="108"/>
        <w:jc w:val="left"/>
        <w:rPr>
          <w:rFonts w:ascii="Verdana" w:hAnsi="Verdana"/>
          <w:color w:val="57534A"/>
          <w:sz w:val="18"/>
          <w:szCs w:val="18"/>
        </w:rPr>
      </w:pPr>
      <w:r>
        <w:rPr>
          <w:rStyle w:val="HTML"/>
          <w:rFonts w:ascii="Courier New" w:hAnsi="Courier New" w:cs="Courier New"/>
          <w:color w:val="423F37"/>
        </w:rPr>
        <w:t xml:space="preserve">ctrl+shift+enter </w:t>
      </w:r>
      <w:r>
        <w:rPr>
          <w:rStyle w:val="HTML"/>
          <w:rFonts w:ascii="Courier New" w:hAnsi="Courier New" w:cs="Courier New"/>
          <w:color w:val="423F37"/>
        </w:rPr>
        <w:t>在当前行前插入新行</w:t>
      </w:r>
    </w:p>
    <w:p w:rsidR="005A37FF" w:rsidRDefault="005A37FF" w:rsidP="005A37FF">
      <w:pPr>
        <w:widowControl/>
        <w:shd w:val="clear" w:color="auto" w:fill="FFFFFF"/>
        <w:spacing w:line="313" w:lineRule="atLeast"/>
        <w:ind w:left="504" w:firstLine="216"/>
        <w:jc w:val="left"/>
        <w:rPr>
          <w:rFonts w:ascii="Verdana" w:hAnsi="Verdana"/>
          <w:color w:val="57534A"/>
          <w:sz w:val="18"/>
          <w:szCs w:val="18"/>
        </w:rPr>
      </w:pPr>
      <w:r>
        <w:rPr>
          <w:rStyle w:val="HTML"/>
          <w:rFonts w:ascii="Courier New" w:hAnsi="Courier New" w:cs="Courier New"/>
          <w:color w:val="423F37"/>
        </w:rPr>
        <w:t xml:space="preserve">ctrl+[ </w:t>
      </w:r>
      <w:r>
        <w:rPr>
          <w:rStyle w:val="HTML"/>
          <w:rFonts w:ascii="Courier New" w:hAnsi="Courier New" w:cs="Courier New"/>
          <w:color w:val="423F37"/>
        </w:rPr>
        <w:t>减少当前行缩进</w:t>
      </w:r>
    </w:p>
    <w:p w:rsidR="005A37FF" w:rsidRDefault="005A37FF" w:rsidP="005A37FF">
      <w:pPr>
        <w:widowControl/>
        <w:shd w:val="clear" w:color="auto" w:fill="FFFFFF"/>
        <w:spacing w:line="313" w:lineRule="atLeast"/>
        <w:ind w:left="612" w:firstLine="108"/>
        <w:jc w:val="left"/>
        <w:rPr>
          <w:rFonts w:ascii="Verdana" w:hAnsi="Verdana"/>
          <w:color w:val="57534A"/>
          <w:sz w:val="18"/>
          <w:szCs w:val="18"/>
        </w:rPr>
      </w:pPr>
      <w:r>
        <w:rPr>
          <w:rStyle w:val="HTML"/>
          <w:rFonts w:ascii="Courier New" w:hAnsi="Courier New" w:cs="Courier New"/>
          <w:color w:val="423F37"/>
        </w:rPr>
        <w:t xml:space="preserve">ctrl+] </w:t>
      </w:r>
      <w:r>
        <w:rPr>
          <w:rStyle w:val="HTML"/>
          <w:rFonts w:ascii="Courier New" w:hAnsi="Courier New" w:cs="Courier New"/>
          <w:color w:val="423F37"/>
        </w:rPr>
        <w:t>增加当前行缩进</w:t>
      </w:r>
    </w:p>
    <w:p w:rsidR="005A37FF" w:rsidRPr="006B7005" w:rsidRDefault="005A37FF" w:rsidP="005A37FF">
      <w:pPr>
        <w:widowControl/>
        <w:shd w:val="clear" w:color="auto" w:fill="FFFFFF"/>
        <w:spacing w:line="313" w:lineRule="atLeast"/>
        <w:ind w:left="504" w:firstLine="216"/>
        <w:jc w:val="left"/>
        <w:rPr>
          <w:rStyle w:val="HTML"/>
          <w:rFonts w:ascii="Verdana" w:eastAsiaTheme="minorEastAsia" w:hAnsi="Verdana" w:cstheme="minorBidi"/>
          <w:color w:val="57534A"/>
          <w:sz w:val="18"/>
          <w:szCs w:val="18"/>
        </w:rPr>
      </w:pPr>
      <w:r>
        <w:rPr>
          <w:rStyle w:val="HTML"/>
          <w:rFonts w:ascii="Courier New" w:hAnsi="Courier New" w:cs="Courier New"/>
          <w:color w:val="423F37"/>
        </w:rPr>
        <w:t xml:space="preserve">tab </w:t>
      </w:r>
      <w:r>
        <w:rPr>
          <w:rStyle w:val="HTML"/>
          <w:rFonts w:ascii="Courier New" w:hAnsi="Courier New" w:cs="Courier New"/>
          <w:color w:val="423F37"/>
        </w:rPr>
        <w:t>增加当前行缩进</w:t>
      </w:r>
    </w:p>
    <w:p w:rsidR="005A37FF" w:rsidRPr="00C72A97" w:rsidRDefault="005A37FF" w:rsidP="005A37FF">
      <w:pPr>
        <w:widowControl/>
        <w:shd w:val="clear" w:color="auto" w:fill="FFFFFF"/>
        <w:spacing w:line="313" w:lineRule="atLeast"/>
        <w:ind w:left="612" w:firstLine="108"/>
        <w:jc w:val="left"/>
        <w:rPr>
          <w:rFonts w:ascii="Verdana" w:hAnsi="Verdana"/>
          <w:color w:val="57534A"/>
          <w:sz w:val="18"/>
          <w:szCs w:val="18"/>
        </w:rPr>
      </w:pPr>
      <w:r>
        <w:rPr>
          <w:rStyle w:val="HTML"/>
          <w:rFonts w:ascii="Courier New" w:hAnsi="Courier New" w:cs="Courier New"/>
          <w:color w:val="423F37"/>
        </w:rPr>
        <w:t xml:space="preserve">shift+tab </w:t>
      </w:r>
      <w:r>
        <w:rPr>
          <w:rStyle w:val="HTML"/>
          <w:rFonts w:ascii="Courier New" w:hAnsi="Courier New" w:cs="Courier New"/>
          <w:color w:val="423F37"/>
        </w:rPr>
        <w:t>减少当前行缩进</w:t>
      </w:r>
    </w:p>
    <w:p w:rsidR="005A37FF" w:rsidRPr="00950B4E" w:rsidRDefault="005A37FF" w:rsidP="005A37FF">
      <w:pPr>
        <w:pStyle w:val="a7"/>
        <w:widowControl/>
        <w:numPr>
          <w:ilvl w:val="0"/>
          <w:numId w:val="21"/>
        </w:numPr>
        <w:shd w:val="clear" w:color="auto" w:fill="FFFFFF"/>
        <w:spacing w:line="313" w:lineRule="atLeast"/>
        <w:ind w:firstLineChars="0"/>
        <w:jc w:val="left"/>
        <w:rPr>
          <w:rFonts w:ascii="Verdana" w:hAnsi="Verdana"/>
          <w:b/>
          <w:color w:val="57534A"/>
          <w:sz w:val="28"/>
          <w:szCs w:val="28"/>
        </w:rPr>
      </w:pPr>
      <w:r w:rsidRPr="00950B4E">
        <w:rPr>
          <w:rFonts w:ascii="Verdana" w:hAnsi="Verdana" w:hint="eastAsia"/>
          <w:b/>
          <w:color w:val="57534A"/>
          <w:sz w:val="28"/>
          <w:szCs w:val="28"/>
        </w:rPr>
        <w:t>常用编辑</w:t>
      </w:r>
    </w:p>
    <w:p w:rsidR="005A37FF" w:rsidRDefault="005A37FF" w:rsidP="005A37FF">
      <w:pPr>
        <w:widowControl/>
        <w:shd w:val="clear" w:color="auto" w:fill="FFFFFF"/>
        <w:spacing w:line="313" w:lineRule="atLeast"/>
        <w:ind w:left="612" w:firstLine="108"/>
        <w:jc w:val="left"/>
        <w:rPr>
          <w:rStyle w:val="HTML"/>
          <w:rFonts w:ascii="Courier New" w:hAnsi="Courier New" w:cs="Courier New"/>
          <w:color w:val="423F37"/>
        </w:rPr>
      </w:pPr>
      <w:r>
        <w:rPr>
          <w:rStyle w:val="HTML"/>
          <w:rFonts w:ascii="Courier New" w:hAnsi="Courier New" w:cs="Courier New"/>
          <w:color w:val="423F37"/>
        </w:rPr>
        <w:t xml:space="preserve">ctrl+u </w:t>
      </w:r>
      <w:r>
        <w:rPr>
          <w:rStyle w:val="HTML"/>
          <w:rFonts w:ascii="Courier New" w:hAnsi="Courier New" w:cs="Courier New"/>
          <w:color w:val="423F37"/>
        </w:rPr>
        <w:t>软撤销</w:t>
      </w:r>
    </w:p>
    <w:p w:rsidR="005A37FF" w:rsidRDefault="005A37FF" w:rsidP="005A37FF">
      <w:pPr>
        <w:widowControl/>
        <w:shd w:val="clear" w:color="auto" w:fill="FFFFFF"/>
        <w:spacing w:line="313" w:lineRule="atLeast"/>
        <w:ind w:left="504" w:firstLine="216"/>
        <w:jc w:val="left"/>
        <w:rPr>
          <w:rStyle w:val="HTML"/>
          <w:rFonts w:ascii="Courier New" w:hAnsi="Courier New" w:cs="Courier New"/>
          <w:color w:val="423F37"/>
        </w:rPr>
      </w:pPr>
      <w:r>
        <w:rPr>
          <w:rStyle w:val="HTML"/>
          <w:rFonts w:ascii="Courier New" w:hAnsi="Courier New" w:cs="Courier New"/>
          <w:color w:val="423F37"/>
        </w:rPr>
        <w:t xml:space="preserve">ctrl+z </w:t>
      </w:r>
      <w:r>
        <w:rPr>
          <w:rStyle w:val="HTML"/>
          <w:rFonts w:ascii="Courier New" w:hAnsi="Courier New" w:cs="Courier New"/>
          <w:color w:val="423F37"/>
        </w:rPr>
        <w:t>撤销</w:t>
      </w:r>
    </w:p>
    <w:p w:rsidR="005A37FF" w:rsidRPr="00CA1F64" w:rsidRDefault="005A37FF" w:rsidP="005A37FF">
      <w:pPr>
        <w:widowControl/>
        <w:shd w:val="clear" w:color="auto" w:fill="FFFFFF"/>
        <w:spacing w:line="313" w:lineRule="atLeast"/>
        <w:ind w:left="504" w:firstLine="216"/>
        <w:jc w:val="left"/>
        <w:rPr>
          <w:rStyle w:val="HTML"/>
          <w:rFonts w:ascii="Verdana" w:eastAsiaTheme="minorEastAsia" w:hAnsi="Verdana" w:cstheme="minorBidi"/>
          <w:color w:val="57534A"/>
          <w:sz w:val="18"/>
          <w:szCs w:val="18"/>
        </w:rPr>
      </w:pPr>
      <w:r>
        <w:rPr>
          <w:rStyle w:val="HTML"/>
          <w:rFonts w:ascii="Courier New" w:hAnsi="Courier New" w:cs="Courier New"/>
          <w:color w:val="423F37"/>
        </w:rPr>
        <w:t xml:space="preserve">ctrl+y </w:t>
      </w:r>
      <w:r>
        <w:rPr>
          <w:rStyle w:val="HTML"/>
          <w:rFonts w:ascii="Courier New" w:hAnsi="Courier New" w:cs="Courier New"/>
          <w:color w:val="423F37"/>
        </w:rPr>
        <w:t>恢复撤销</w:t>
      </w:r>
    </w:p>
    <w:p w:rsidR="005A37FF" w:rsidRPr="000F1AE5" w:rsidRDefault="005A37FF" w:rsidP="005A37FF">
      <w:pPr>
        <w:widowControl/>
        <w:shd w:val="clear" w:color="auto" w:fill="FFFFFF"/>
        <w:spacing w:line="313" w:lineRule="atLeast"/>
        <w:ind w:left="612" w:firstLine="108"/>
        <w:jc w:val="left"/>
        <w:rPr>
          <w:rStyle w:val="HTML"/>
          <w:rFonts w:ascii="Courier New" w:hAnsi="Courier New" w:cs="Courier New"/>
          <w:color w:val="423F37"/>
        </w:rPr>
      </w:pPr>
      <w:r w:rsidRPr="000F1AE5">
        <w:rPr>
          <w:rStyle w:val="HTML"/>
          <w:rFonts w:ascii="Courier New" w:hAnsi="Courier New" w:cs="Courier New"/>
          <w:color w:val="423F37"/>
        </w:rPr>
        <w:t>ctrl+backspace</w:t>
      </w:r>
      <w:r w:rsidRPr="000F1AE5">
        <w:rPr>
          <w:rStyle w:val="HTML"/>
          <w:rFonts w:ascii="Courier New" w:hAnsi="Courier New" w:cs="Courier New" w:hint="eastAsia"/>
          <w:color w:val="423F37"/>
        </w:rPr>
        <w:tab/>
      </w:r>
      <w:r w:rsidRPr="000F1AE5">
        <w:rPr>
          <w:rStyle w:val="HTML"/>
          <w:rFonts w:ascii="Courier New" w:hAnsi="Courier New" w:cs="Courier New" w:hint="eastAsia"/>
          <w:color w:val="423F37"/>
        </w:rPr>
        <w:tab/>
      </w:r>
      <w:r w:rsidRPr="000F1AE5">
        <w:rPr>
          <w:rStyle w:val="HTML"/>
          <w:rFonts w:ascii="Courier New" w:hAnsi="Courier New" w:cs="Courier New"/>
          <w:color w:val="423F37"/>
        </w:rPr>
        <w:t>删除一个单词：</w:t>
      </w:r>
    </w:p>
    <w:p w:rsidR="005A37FF" w:rsidRDefault="005A37FF" w:rsidP="005A37FF">
      <w:pPr>
        <w:widowControl/>
        <w:shd w:val="clear" w:color="auto" w:fill="FFFFFF"/>
        <w:spacing w:line="313" w:lineRule="atLeast"/>
        <w:ind w:left="612" w:firstLine="108"/>
        <w:jc w:val="left"/>
        <w:rPr>
          <w:rFonts w:ascii="Verdana" w:hAnsi="Verdana"/>
          <w:color w:val="57534A"/>
          <w:sz w:val="18"/>
          <w:szCs w:val="18"/>
        </w:rPr>
      </w:pPr>
      <w:r>
        <w:rPr>
          <w:rStyle w:val="HTML"/>
          <w:rFonts w:ascii="Courier New" w:hAnsi="Courier New" w:cs="Courier New"/>
          <w:color w:val="423F37"/>
        </w:rPr>
        <w:t xml:space="preserve">ctrl+ku </w:t>
      </w:r>
      <w:r>
        <w:rPr>
          <w:rStyle w:val="HTML"/>
          <w:rFonts w:ascii="Courier New" w:hAnsi="Courier New" w:cs="Courier New"/>
          <w:color w:val="423F37"/>
        </w:rPr>
        <w:t>改为大写</w:t>
      </w:r>
    </w:p>
    <w:p w:rsidR="005A37FF" w:rsidRDefault="005A37FF" w:rsidP="005A37FF">
      <w:pPr>
        <w:widowControl/>
        <w:shd w:val="clear" w:color="auto" w:fill="FFFFFF"/>
        <w:spacing w:line="313" w:lineRule="atLeast"/>
        <w:ind w:left="504" w:firstLine="216"/>
        <w:jc w:val="left"/>
        <w:rPr>
          <w:rFonts w:ascii="Verdana" w:hAnsi="Verdana"/>
          <w:color w:val="57534A"/>
          <w:sz w:val="18"/>
          <w:szCs w:val="18"/>
        </w:rPr>
      </w:pPr>
      <w:r>
        <w:rPr>
          <w:rStyle w:val="HTML"/>
          <w:rFonts w:ascii="Courier New" w:hAnsi="Courier New" w:cs="Courier New"/>
          <w:color w:val="423F37"/>
        </w:rPr>
        <w:t xml:space="preserve">ctrl+kl </w:t>
      </w:r>
      <w:r>
        <w:rPr>
          <w:rStyle w:val="HTML"/>
          <w:rFonts w:ascii="Courier New" w:hAnsi="Courier New" w:cs="Courier New"/>
          <w:color w:val="423F37"/>
        </w:rPr>
        <w:t>改为小写</w:t>
      </w:r>
    </w:p>
    <w:p w:rsidR="005A37FF" w:rsidRPr="006C7BB1" w:rsidRDefault="005A37FF" w:rsidP="005A37FF">
      <w:pPr>
        <w:widowControl/>
        <w:shd w:val="clear" w:color="auto" w:fill="FFFFFF"/>
        <w:spacing w:line="313" w:lineRule="atLeast"/>
        <w:ind w:left="612" w:firstLine="108"/>
        <w:jc w:val="left"/>
        <w:rPr>
          <w:rStyle w:val="HTML"/>
          <w:rFonts w:ascii="Courier New" w:hAnsi="Courier New" w:cs="Courier New"/>
          <w:color w:val="423F37"/>
        </w:rPr>
      </w:pPr>
      <w:r>
        <w:rPr>
          <w:rStyle w:val="HTML"/>
          <w:rFonts w:ascii="Courier New" w:hAnsi="Courier New" w:cs="Courier New"/>
          <w:color w:val="423F37"/>
        </w:rPr>
        <w:t xml:space="preserve">ctrl+x </w:t>
      </w:r>
      <w:r>
        <w:rPr>
          <w:rStyle w:val="HTML"/>
          <w:rFonts w:ascii="Courier New" w:hAnsi="Courier New" w:cs="Courier New"/>
          <w:color w:val="423F37"/>
        </w:rPr>
        <w:t>选定内容状态下为剪切内容，未选中为剪切光标当前所在行</w:t>
      </w:r>
    </w:p>
    <w:p w:rsidR="005A37FF" w:rsidRPr="006C7BB1" w:rsidRDefault="005A37FF" w:rsidP="005A37FF">
      <w:pPr>
        <w:widowControl/>
        <w:shd w:val="clear" w:color="auto" w:fill="FFFFFF"/>
        <w:spacing w:line="313" w:lineRule="atLeast"/>
        <w:ind w:left="504" w:firstLine="216"/>
        <w:jc w:val="left"/>
        <w:rPr>
          <w:rStyle w:val="HTML"/>
          <w:rFonts w:ascii="Courier New" w:hAnsi="Courier New" w:cs="Courier New"/>
          <w:color w:val="423F37"/>
        </w:rPr>
      </w:pPr>
      <w:r>
        <w:rPr>
          <w:rStyle w:val="HTML"/>
          <w:rFonts w:ascii="Courier New" w:hAnsi="Courier New" w:cs="Courier New"/>
          <w:color w:val="423F37"/>
        </w:rPr>
        <w:t xml:space="preserve">ctrl+t </w:t>
      </w:r>
      <w:r>
        <w:rPr>
          <w:rStyle w:val="HTML"/>
          <w:rFonts w:ascii="Courier New" w:hAnsi="Courier New" w:cs="Courier New"/>
          <w:color w:val="423F37"/>
        </w:rPr>
        <w:t>光标所在位置左右字符或词互换</w:t>
      </w:r>
    </w:p>
    <w:p w:rsidR="005A37FF" w:rsidRPr="006C7BB1" w:rsidRDefault="005A37FF" w:rsidP="005A37FF">
      <w:pPr>
        <w:widowControl/>
        <w:shd w:val="clear" w:color="auto" w:fill="FFFFFF"/>
        <w:spacing w:line="313" w:lineRule="atLeast"/>
        <w:ind w:left="612" w:firstLine="108"/>
        <w:jc w:val="left"/>
        <w:rPr>
          <w:rStyle w:val="HTML"/>
          <w:rFonts w:ascii="Courier New" w:hAnsi="Courier New" w:cs="Courier New"/>
          <w:color w:val="423F37"/>
        </w:rPr>
      </w:pPr>
      <w:r w:rsidRPr="006C7BB1">
        <w:rPr>
          <w:rStyle w:val="HTML"/>
          <w:rFonts w:ascii="Courier New" w:hAnsi="Courier New" w:cs="Courier New"/>
          <w:color w:val="423F37"/>
        </w:rPr>
        <w:lastRenderedPageBreak/>
        <w:t>Ctrl+Shift+V</w:t>
      </w:r>
      <w:r w:rsidRPr="006C7BB1">
        <w:rPr>
          <w:rStyle w:val="HTML"/>
          <w:rFonts w:ascii="Courier New" w:hAnsi="Courier New" w:cs="Courier New"/>
          <w:color w:val="423F37"/>
        </w:rPr>
        <w:t>：粘贴并格式化</w:t>
      </w:r>
    </w:p>
    <w:p w:rsidR="005A37FF" w:rsidRPr="00C72A97" w:rsidRDefault="005A37FF" w:rsidP="005A37FF">
      <w:pPr>
        <w:widowControl/>
        <w:shd w:val="clear" w:color="auto" w:fill="FFFFFF"/>
        <w:spacing w:line="313" w:lineRule="atLeast"/>
        <w:ind w:left="504" w:firstLine="216"/>
        <w:jc w:val="left"/>
        <w:rPr>
          <w:rFonts w:ascii="Courier New" w:eastAsia="宋体" w:hAnsi="Courier New" w:cs="Courier New"/>
          <w:color w:val="423F37"/>
          <w:sz w:val="24"/>
          <w:szCs w:val="24"/>
        </w:rPr>
      </w:pPr>
      <w:r w:rsidRPr="006C7BB1">
        <w:rPr>
          <w:rStyle w:val="HTML"/>
          <w:rFonts w:ascii="Courier New" w:hAnsi="Courier New" w:cs="Courier New" w:hint="eastAsia"/>
          <w:color w:val="423F37"/>
        </w:rPr>
        <w:t>Alt</w:t>
      </w:r>
      <w:r w:rsidRPr="006C7BB1">
        <w:rPr>
          <w:rStyle w:val="HTML"/>
          <w:rFonts w:ascii="Courier New" w:hAnsi="Courier New" w:cs="Courier New"/>
          <w:color w:val="423F37"/>
        </w:rPr>
        <w:t xml:space="preserve"> + C</w:t>
      </w:r>
      <w:r w:rsidRPr="006C7BB1">
        <w:rPr>
          <w:rStyle w:val="HTML"/>
          <w:rFonts w:ascii="Courier New" w:hAnsi="Courier New" w:cs="Courier New" w:hint="eastAsia"/>
          <w:color w:val="423F37"/>
        </w:rPr>
        <w:t>trl</w:t>
      </w:r>
      <w:r w:rsidRPr="006C7BB1">
        <w:rPr>
          <w:rStyle w:val="HTML"/>
          <w:rFonts w:ascii="Courier New" w:hAnsi="Courier New" w:cs="Courier New"/>
          <w:color w:val="423F37"/>
        </w:rPr>
        <w:t xml:space="preserve"> + ]</w:t>
      </w:r>
      <w:r w:rsidRPr="006C7BB1">
        <w:rPr>
          <w:rStyle w:val="HTML"/>
          <w:rFonts w:ascii="Courier New" w:hAnsi="Courier New" w:cs="Courier New" w:hint="eastAsia"/>
          <w:color w:val="423F37"/>
        </w:rPr>
        <w:t xml:space="preserve">  </w:t>
      </w:r>
      <w:r w:rsidRPr="006C7BB1">
        <w:rPr>
          <w:rStyle w:val="HTML"/>
          <w:rFonts w:ascii="Courier New" w:hAnsi="Courier New" w:cs="Courier New" w:hint="eastAsia"/>
          <w:color w:val="423F37"/>
        </w:rPr>
        <w:t>代码自动对齐：</w:t>
      </w:r>
    </w:p>
    <w:p w:rsidR="005A37FF" w:rsidRDefault="005A37FF" w:rsidP="005A37FF">
      <w:pPr>
        <w:pStyle w:val="3"/>
        <w:shd w:val="clear" w:color="auto" w:fill="FFFFFF"/>
        <w:spacing w:before="0" w:after="0"/>
        <w:rPr>
          <w:rFonts w:ascii="Helvetica" w:hAnsi="Helvetica" w:cs="Helvetica"/>
          <w:b w:val="0"/>
          <w:bCs w:val="0"/>
          <w:color w:val="444444"/>
          <w:sz w:val="31"/>
          <w:szCs w:val="31"/>
        </w:rPr>
      </w:pPr>
      <w:r>
        <w:rPr>
          <w:rStyle w:val="caps"/>
          <w:rFonts w:ascii="Helvetica" w:hAnsi="Helvetica" w:cs="Helvetica"/>
          <w:b w:val="0"/>
          <w:bCs w:val="0"/>
          <w:color w:val="444444"/>
          <w:sz w:val="31"/>
          <w:szCs w:val="31"/>
        </w:rPr>
        <w:t>XML</w:t>
      </w:r>
      <w:r>
        <w:rPr>
          <w:rFonts w:ascii="Helvetica" w:hAnsi="Helvetica" w:cs="Helvetica"/>
          <w:b w:val="0"/>
          <w:bCs w:val="0"/>
          <w:color w:val="444444"/>
          <w:sz w:val="31"/>
          <w:szCs w:val="31"/>
        </w:rPr>
        <w:t>/HTML</w:t>
      </w:r>
    </w:p>
    <w:p w:rsidR="005A37FF" w:rsidRDefault="005A37FF" w:rsidP="005A37FF">
      <w:pPr>
        <w:widowControl/>
        <w:shd w:val="clear" w:color="auto" w:fill="FFFFFF"/>
        <w:spacing w:line="313" w:lineRule="atLeast"/>
        <w:ind w:left="312"/>
        <w:jc w:val="left"/>
        <w:rPr>
          <w:rStyle w:val="HTML"/>
          <w:rFonts w:ascii="Courier New" w:hAnsi="Courier New" w:cs="Courier New"/>
          <w:color w:val="423F37"/>
        </w:rPr>
      </w:pPr>
      <w:r>
        <w:rPr>
          <w:rStyle w:val="HTML"/>
          <w:rFonts w:ascii="Courier New" w:hAnsi="Courier New" w:cs="Courier New"/>
          <w:color w:val="423F37"/>
        </w:rPr>
        <w:t xml:space="preserve">ctrl+shift+a </w:t>
      </w:r>
      <w:r>
        <w:rPr>
          <w:rStyle w:val="HTML"/>
          <w:rFonts w:ascii="Courier New" w:hAnsi="Courier New" w:cs="Courier New"/>
          <w:color w:val="423F37"/>
        </w:rPr>
        <w:t>选择光标位置父标签对儿（更换元素时非常有用）</w:t>
      </w:r>
    </w:p>
    <w:p w:rsidR="005A37FF" w:rsidRPr="00950B4E" w:rsidRDefault="005A37FF" w:rsidP="005A37FF">
      <w:pPr>
        <w:pStyle w:val="3"/>
        <w:shd w:val="clear" w:color="auto" w:fill="FFFFFF"/>
        <w:spacing w:before="188" w:after="0"/>
        <w:rPr>
          <w:rFonts w:ascii="Helvetica" w:hAnsi="Helvetica" w:cs="Helvetica"/>
          <w:bCs w:val="0"/>
          <w:color w:val="444444"/>
          <w:sz w:val="31"/>
          <w:szCs w:val="31"/>
        </w:rPr>
      </w:pPr>
      <w:r w:rsidRPr="00950B4E">
        <w:rPr>
          <w:rFonts w:ascii="Helvetica" w:hAnsi="Helvetica" w:cs="Helvetica"/>
          <w:bCs w:val="0"/>
          <w:color w:val="444444"/>
          <w:sz w:val="31"/>
          <w:szCs w:val="31"/>
        </w:rPr>
        <w:t>拆分窗口</w:t>
      </w:r>
      <w:r w:rsidRPr="00950B4E">
        <w:rPr>
          <w:rFonts w:ascii="Helvetica" w:hAnsi="Helvetica" w:cs="Helvetica"/>
          <w:bCs w:val="0"/>
          <w:color w:val="444444"/>
          <w:sz w:val="31"/>
          <w:szCs w:val="31"/>
        </w:rPr>
        <w:t>/</w:t>
      </w:r>
      <w:r w:rsidRPr="00950B4E">
        <w:rPr>
          <w:rFonts w:ascii="Helvetica" w:hAnsi="Helvetica" w:cs="Helvetica"/>
          <w:bCs w:val="0"/>
          <w:color w:val="444444"/>
          <w:sz w:val="31"/>
          <w:szCs w:val="31"/>
        </w:rPr>
        <w:t>标签页</w:t>
      </w:r>
    </w:p>
    <w:p w:rsidR="005A37FF" w:rsidRDefault="005A37FF" w:rsidP="005A37FF">
      <w:pPr>
        <w:widowControl/>
        <w:shd w:val="clear" w:color="auto" w:fill="FFFFFF"/>
        <w:spacing w:line="313" w:lineRule="atLeast"/>
        <w:ind w:left="312"/>
        <w:jc w:val="left"/>
        <w:rPr>
          <w:rStyle w:val="HTML"/>
          <w:rFonts w:ascii="Courier New" w:hAnsi="Courier New" w:cs="Courier New"/>
          <w:color w:val="423F37"/>
        </w:rPr>
      </w:pPr>
      <w:r>
        <w:rPr>
          <w:rStyle w:val="HTML"/>
          <w:rFonts w:ascii="Courier New" w:hAnsi="Courier New" w:cs="Courier New"/>
          <w:color w:val="423F37"/>
        </w:rPr>
        <w:t xml:space="preserve">alt+. </w:t>
      </w:r>
      <w:r>
        <w:rPr>
          <w:rStyle w:val="HTML"/>
          <w:rFonts w:ascii="Courier New" w:hAnsi="Courier New" w:cs="Courier New"/>
          <w:color w:val="423F37"/>
        </w:rPr>
        <w:t>闭合当前标签</w:t>
      </w:r>
    </w:p>
    <w:p w:rsidR="005A37FF" w:rsidRPr="00806A6B" w:rsidRDefault="005A37FF" w:rsidP="005A37FF">
      <w:pPr>
        <w:widowControl/>
        <w:shd w:val="clear" w:color="auto" w:fill="FFFFFF"/>
        <w:spacing w:line="313" w:lineRule="atLeast"/>
        <w:ind w:leftChars="-51" w:left="-107" w:firstLine="419"/>
        <w:jc w:val="left"/>
        <w:rPr>
          <w:rStyle w:val="HTML"/>
          <w:rFonts w:ascii="Courier New" w:hAnsi="Courier New" w:cs="Courier New"/>
          <w:color w:val="423F37"/>
        </w:rPr>
      </w:pPr>
      <w:r w:rsidRPr="00806A6B">
        <w:rPr>
          <w:rStyle w:val="HTML"/>
          <w:rFonts w:ascii="Courier New" w:hAnsi="Courier New" w:cs="Courier New"/>
          <w:color w:val="423F37"/>
        </w:rPr>
        <w:t>Alt+Shift+</w:t>
      </w:r>
      <w:r w:rsidRPr="00806A6B">
        <w:rPr>
          <w:rStyle w:val="HTML"/>
          <w:rFonts w:ascii="Courier New" w:hAnsi="Courier New" w:cs="Courier New"/>
          <w:color w:val="423F37"/>
        </w:rPr>
        <w:t>数字：分屏显示</w:t>
      </w:r>
    </w:p>
    <w:p w:rsidR="005A37FF" w:rsidRPr="00AE0978" w:rsidRDefault="005A37FF" w:rsidP="005A37FF">
      <w:pPr>
        <w:widowControl/>
        <w:shd w:val="clear" w:color="auto" w:fill="FFFFFF"/>
        <w:spacing w:line="313" w:lineRule="atLeast"/>
        <w:ind w:left="312"/>
        <w:jc w:val="left"/>
        <w:rPr>
          <w:rStyle w:val="HTML"/>
          <w:rFonts w:ascii="Courier New" w:hAnsi="Courier New" w:cs="Courier New"/>
          <w:color w:val="423F37"/>
        </w:rPr>
      </w:pPr>
      <w:r w:rsidRPr="00AE0978">
        <w:rPr>
          <w:rStyle w:val="HTML"/>
          <w:rFonts w:ascii="Courier New" w:hAnsi="Courier New" w:cs="Courier New"/>
          <w:color w:val="423F37"/>
        </w:rPr>
        <w:t>ctrl+tab</w:t>
      </w:r>
      <w:r w:rsidRPr="00AE0978">
        <w:rPr>
          <w:rStyle w:val="HTML"/>
          <w:rFonts w:ascii="Courier New" w:hAnsi="Courier New" w:cs="Courier New" w:hint="eastAsia"/>
          <w:color w:val="423F37"/>
        </w:rPr>
        <w:t>：</w:t>
      </w:r>
      <w:r w:rsidRPr="00AE0978">
        <w:rPr>
          <w:rStyle w:val="HTML"/>
          <w:rFonts w:ascii="Courier New" w:hAnsi="Courier New" w:cs="Courier New"/>
          <w:color w:val="423F37"/>
        </w:rPr>
        <w:t>切换选项卡：</w:t>
      </w:r>
      <w:r w:rsidRPr="00AE0978">
        <w:rPr>
          <w:rStyle w:val="HTML"/>
          <w:rFonts w:ascii="Courier New" w:hAnsi="Courier New" w:cs="Courier New"/>
          <w:color w:val="423F37"/>
        </w:rPr>
        <w:br/>
        <w:t>ctrl+shift+tab</w:t>
      </w:r>
      <w:r w:rsidRPr="00AE0978">
        <w:rPr>
          <w:rStyle w:val="HTML"/>
          <w:rFonts w:ascii="Courier New" w:hAnsi="Courier New" w:cs="Courier New" w:hint="eastAsia"/>
          <w:color w:val="423F37"/>
        </w:rPr>
        <w:t>：</w:t>
      </w:r>
      <w:r w:rsidRPr="00AE0978">
        <w:rPr>
          <w:rStyle w:val="HTML"/>
          <w:rFonts w:ascii="Courier New" w:hAnsi="Courier New" w:cs="Courier New"/>
          <w:color w:val="423F37"/>
        </w:rPr>
        <w:t>逆序切换选项卡：</w:t>
      </w:r>
    </w:p>
    <w:p w:rsidR="005A37FF" w:rsidRPr="00B1107B" w:rsidRDefault="005A37FF" w:rsidP="005A37FF">
      <w:pPr>
        <w:widowControl/>
        <w:shd w:val="clear" w:color="auto" w:fill="FFFFFF"/>
        <w:spacing w:line="313" w:lineRule="atLeast"/>
        <w:ind w:firstLine="312"/>
        <w:jc w:val="left"/>
        <w:rPr>
          <w:rStyle w:val="HTML"/>
          <w:rFonts w:ascii="Courier New" w:hAnsi="Courier New" w:cs="Courier New"/>
          <w:color w:val="423F37"/>
        </w:rPr>
      </w:pPr>
      <w:r w:rsidRPr="00B1107B">
        <w:rPr>
          <w:rStyle w:val="HTML"/>
          <w:rFonts w:ascii="Courier New" w:hAnsi="Courier New" w:cs="Courier New"/>
          <w:color w:val="423F37"/>
        </w:rPr>
        <w:t>Alt+</w:t>
      </w:r>
      <w:r w:rsidRPr="00B1107B">
        <w:rPr>
          <w:rStyle w:val="HTML"/>
          <w:rFonts w:ascii="Courier New" w:hAnsi="Courier New" w:cs="Courier New"/>
          <w:color w:val="423F37"/>
        </w:rPr>
        <w:t>数字：切换打开第</w:t>
      </w:r>
      <w:r w:rsidRPr="00B1107B">
        <w:rPr>
          <w:rStyle w:val="HTML"/>
          <w:rFonts w:ascii="Courier New" w:hAnsi="Courier New" w:cs="Courier New"/>
          <w:color w:val="423F37"/>
        </w:rPr>
        <w:t>N</w:t>
      </w:r>
      <w:r w:rsidRPr="00B1107B">
        <w:rPr>
          <w:rStyle w:val="HTML"/>
          <w:rFonts w:ascii="Courier New" w:hAnsi="Courier New" w:cs="Courier New"/>
          <w:color w:val="423F37"/>
        </w:rPr>
        <w:t>个文件</w:t>
      </w:r>
    </w:p>
    <w:p w:rsidR="005A37FF" w:rsidRPr="00AE0978" w:rsidRDefault="005A37FF" w:rsidP="005A37FF">
      <w:pPr>
        <w:widowControl/>
        <w:shd w:val="clear" w:color="auto" w:fill="FFFFFF"/>
        <w:spacing w:line="313" w:lineRule="atLeast"/>
        <w:ind w:left="312"/>
        <w:jc w:val="left"/>
        <w:rPr>
          <w:rFonts w:ascii="Courier New" w:eastAsia="宋体" w:hAnsi="Courier New" w:cs="Courier New"/>
          <w:color w:val="423F37"/>
          <w:sz w:val="24"/>
          <w:szCs w:val="24"/>
        </w:rPr>
      </w:pPr>
    </w:p>
    <w:p w:rsidR="005A37FF" w:rsidRPr="00950B4E" w:rsidRDefault="005A37FF" w:rsidP="005A37FF">
      <w:pPr>
        <w:pStyle w:val="3"/>
        <w:shd w:val="clear" w:color="auto" w:fill="FFFFFF"/>
        <w:spacing w:before="188" w:after="0"/>
        <w:rPr>
          <w:rFonts w:ascii="Helvetica" w:hAnsi="Helvetica" w:cs="Helvetica"/>
          <w:bCs w:val="0"/>
          <w:color w:val="444444"/>
          <w:sz w:val="31"/>
          <w:szCs w:val="31"/>
        </w:rPr>
      </w:pPr>
      <w:r w:rsidRPr="00950B4E">
        <w:rPr>
          <w:rFonts w:ascii="Helvetica" w:hAnsi="Helvetica" w:cs="Helvetica"/>
          <w:bCs w:val="0"/>
          <w:color w:val="444444"/>
          <w:sz w:val="31"/>
          <w:szCs w:val="31"/>
        </w:rPr>
        <w:t>标记</w:t>
      </w:r>
    </w:p>
    <w:p w:rsidR="005A37FF" w:rsidRPr="00C72A97" w:rsidRDefault="005A37FF" w:rsidP="005A37FF">
      <w:pPr>
        <w:widowControl/>
        <w:shd w:val="clear" w:color="auto" w:fill="FFFFFF"/>
        <w:spacing w:line="313" w:lineRule="atLeast"/>
        <w:ind w:leftChars="-51" w:left="-107" w:firstLine="419"/>
        <w:jc w:val="left"/>
        <w:rPr>
          <w:rFonts w:ascii="Courier New" w:eastAsia="宋体" w:hAnsi="Courier New" w:cs="Courier New"/>
          <w:color w:val="423F37"/>
          <w:sz w:val="24"/>
          <w:szCs w:val="24"/>
        </w:rPr>
      </w:pPr>
      <w:r w:rsidRPr="00C72A97">
        <w:rPr>
          <w:rStyle w:val="HTML"/>
          <w:rFonts w:ascii="Courier New" w:hAnsi="Courier New" w:cs="Courier New"/>
          <w:color w:val="423F37"/>
        </w:rPr>
        <w:t>Ctrl+F2</w:t>
      </w:r>
      <w:r w:rsidRPr="00C72A97">
        <w:rPr>
          <w:rStyle w:val="HTML"/>
          <w:rFonts w:ascii="Courier New" w:hAnsi="Courier New" w:cs="Courier New"/>
          <w:color w:val="423F37"/>
        </w:rPr>
        <w:t>：设置</w:t>
      </w:r>
      <w:r w:rsidRPr="00C72A97">
        <w:rPr>
          <w:rStyle w:val="HTML"/>
          <w:rFonts w:ascii="Courier New" w:hAnsi="Courier New" w:cs="Courier New"/>
          <w:color w:val="423F37"/>
        </w:rPr>
        <w:t>/</w:t>
      </w:r>
      <w:r w:rsidRPr="00C72A97">
        <w:rPr>
          <w:rStyle w:val="HTML"/>
          <w:rFonts w:ascii="Courier New" w:hAnsi="Courier New" w:cs="Courier New"/>
          <w:color w:val="423F37"/>
        </w:rPr>
        <w:t>删除标记</w:t>
      </w:r>
    </w:p>
    <w:p w:rsidR="005A37FF" w:rsidRPr="00950B4E" w:rsidRDefault="005A37FF" w:rsidP="005A37FF">
      <w:pPr>
        <w:pStyle w:val="3"/>
        <w:shd w:val="clear" w:color="auto" w:fill="FFFFFF"/>
        <w:spacing w:before="188" w:after="0"/>
        <w:rPr>
          <w:rFonts w:ascii="Helvetica" w:hAnsi="Helvetica" w:cs="Helvetica"/>
          <w:bCs w:val="0"/>
          <w:color w:val="444444"/>
          <w:sz w:val="31"/>
          <w:szCs w:val="31"/>
        </w:rPr>
      </w:pPr>
      <w:r w:rsidRPr="00950B4E">
        <w:rPr>
          <w:rFonts w:ascii="Helvetica" w:hAnsi="Helvetica" w:cs="Helvetica"/>
          <w:bCs w:val="0"/>
          <w:color w:val="444444"/>
          <w:sz w:val="31"/>
          <w:szCs w:val="31"/>
        </w:rPr>
        <w:t>查找</w:t>
      </w:r>
      <w:r w:rsidRPr="00950B4E">
        <w:rPr>
          <w:rFonts w:ascii="Helvetica" w:hAnsi="Helvetica" w:cs="Helvetica"/>
          <w:bCs w:val="0"/>
          <w:color w:val="444444"/>
          <w:sz w:val="31"/>
          <w:szCs w:val="31"/>
        </w:rPr>
        <w:t>/</w:t>
      </w:r>
      <w:r w:rsidRPr="00950B4E">
        <w:rPr>
          <w:rFonts w:ascii="Helvetica" w:hAnsi="Helvetica" w:cs="Helvetica"/>
          <w:bCs w:val="0"/>
          <w:color w:val="444444"/>
          <w:sz w:val="31"/>
          <w:szCs w:val="31"/>
        </w:rPr>
        <w:t>替换</w:t>
      </w:r>
    </w:p>
    <w:p w:rsidR="005A37FF" w:rsidRPr="006C7BB1" w:rsidRDefault="005A37FF" w:rsidP="005A37FF">
      <w:pPr>
        <w:widowControl/>
        <w:shd w:val="clear" w:color="auto" w:fill="FFFFFF"/>
        <w:spacing w:line="313" w:lineRule="atLeast"/>
        <w:ind w:left="312"/>
        <w:jc w:val="left"/>
        <w:rPr>
          <w:rStyle w:val="HTML"/>
          <w:rFonts w:ascii="Courier New" w:hAnsi="Courier New" w:cs="Courier New"/>
          <w:color w:val="423F37"/>
        </w:rPr>
      </w:pPr>
      <w:r w:rsidRPr="006C7BB1">
        <w:rPr>
          <w:rStyle w:val="HTML"/>
          <w:rFonts w:ascii="Courier New" w:hAnsi="Courier New" w:cs="Courier New"/>
          <w:color w:val="423F37"/>
        </w:rPr>
        <w:t>Ctrl+F</w:t>
      </w:r>
      <w:r w:rsidRPr="006C7BB1">
        <w:rPr>
          <w:rStyle w:val="HTML"/>
          <w:rFonts w:ascii="Courier New" w:hAnsi="Courier New" w:cs="Courier New"/>
          <w:color w:val="423F37"/>
        </w:rPr>
        <w:t>：查找内容</w:t>
      </w:r>
    </w:p>
    <w:p w:rsidR="005A37FF" w:rsidRPr="006C7BB1" w:rsidRDefault="005A37FF" w:rsidP="005A37FF">
      <w:pPr>
        <w:widowControl/>
        <w:shd w:val="clear" w:color="auto" w:fill="FFFFFF"/>
        <w:spacing w:line="313" w:lineRule="atLeast"/>
        <w:ind w:left="312"/>
        <w:jc w:val="left"/>
        <w:rPr>
          <w:rStyle w:val="HTML"/>
          <w:rFonts w:ascii="Courier New" w:hAnsi="Courier New" w:cs="Courier New"/>
          <w:color w:val="423F37"/>
        </w:rPr>
      </w:pPr>
      <w:r w:rsidRPr="006C7BB1">
        <w:rPr>
          <w:rStyle w:val="HTML"/>
          <w:rFonts w:ascii="Courier New" w:hAnsi="Courier New" w:cs="Courier New"/>
          <w:color w:val="423F37"/>
        </w:rPr>
        <w:t>Ctrl+Shift+F</w:t>
      </w:r>
      <w:r w:rsidRPr="006C7BB1">
        <w:rPr>
          <w:rStyle w:val="HTML"/>
          <w:rFonts w:ascii="Courier New" w:hAnsi="Courier New" w:cs="Courier New"/>
          <w:color w:val="423F37"/>
        </w:rPr>
        <w:t>：查找并替换</w:t>
      </w:r>
    </w:p>
    <w:p w:rsidR="005A37FF" w:rsidRPr="006C7BB1" w:rsidRDefault="005A37FF" w:rsidP="005A37FF">
      <w:pPr>
        <w:widowControl/>
        <w:shd w:val="clear" w:color="auto" w:fill="FFFFFF"/>
        <w:spacing w:line="313" w:lineRule="atLeast"/>
        <w:ind w:left="312"/>
        <w:jc w:val="left"/>
        <w:rPr>
          <w:rStyle w:val="HTML"/>
          <w:rFonts w:ascii="Courier New" w:hAnsi="Courier New" w:cs="Courier New"/>
          <w:color w:val="423F37"/>
        </w:rPr>
      </w:pPr>
      <w:r w:rsidRPr="006C7BB1">
        <w:rPr>
          <w:rStyle w:val="HTML"/>
          <w:rFonts w:ascii="Courier New" w:hAnsi="Courier New" w:cs="Courier New"/>
          <w:color w:val="423F37"/>
        </w:rPr>
        <w:t>Ctrl+H</w:t>
      </w:r>
      <w:r w:rsidRPr="006C7BB1">
        <w:rPr>
          <w:rStyle w:val="HTML"/>
          <w:rFonts w:ascii="Courier New" w:hAnsi="Courier New" w:cs="Courier New"/>
          <w:color w:val="423F37"/>
        </w:rPr>
        <w:t>：替换</w:t>
      </w:r>
    </w:p>
    <w:p w:rsidR="005A37FF" w:rsidRPr="006C7BB1" w:rsidRDefault="005A37FF" w:rsidP="005A37FF">
      <w:pPr>
        <w:widowControl/>
        <w:shd w:val="clear" w:color="auto" w:fill="FFFFFF"/>
        <w:spacing w:line="313" w:lineRule="atLeast"/>
        <w:ind w:left="312"/>
        <w:jc w:val="left"/>
        <w:rPr>
          <w:rStyle w:val="HTML"/>
          <w:rFonts w:ascii="Courier New" w:hAnsi="Courier New" w:cs="Courier New"/>
          <w:color w:val="423F37"/>
        </w:rPr>
      </w:pPr>
      <w:r w:rsidRPr="006C7BB1">
        <w:rPr>
          <w:rStyle w:val="HTML"/>
          <w:rFonts w:ascii="Courier New" w:hAnsi="Courier New" w:cs="Courier New"/>
          <w:color w:val="423F37"/>
        </w:rPr>
        <w:t>F3</w:t>
      </w:r>
      <w:r w:rsidRPr="006C7BB1">
        <w:rPr>
          <w:rStyle w:val="HTML"/>
          <w:rFonts w:ascii="Courier New" w:hAnsi="Courier New" w:cs="Courier New" w:hint="eastAsia"/>
          <w:color w:val="423F37"/>
        </w:rPr>
        <w:tab/>
      </w:r>
      <w:r w:rsidRPr="006C7BB1">
        <w:rPr>
          <w:rStyle w:val="HTML"/>
          <w:rFonts w:ascii="Courier New" w:hAnsi="Courier New" w:cs="Courier New" w:hint="eastAsia"/>
          <w:color w:val="423F37"/>
        </w:rPr>
        <w:tab/>
      </w:r>
      <w:r w:rsidRPr="006C7BB1">
        <w:rPr>
          <w:rStyle w:val="HTML"/>
          <w:rFonts w:ascii="Courier New" w:hAnsi="Courier New" w:cs="Courier New" w:hint="eastAsia"/>
          <w:color w:val="423F37"/>
        </w:rPr>
        <w:tab/>
      </w:r>
      <w:r w:rsidRPr="006C7BB1">
        <w:rPr>
          <w:rStyle w:val="HTML"/>
          <w:rFonts w:ascii="Courier New" w:hAnsi="Courier New" w:cs="Courier New" w:hint="eastAsia"/>
          <w:color w:val="423F37"/>
        </w:rPr>
        <w:tab/>
      </w:r>
      <w:r w:rsidRPr="006C7BB1">
        <w:rPr>
          <w:rStyle w:val="HTML"/>
          <w:rFonts w:ascii="Courier New" w:hAnsi="Courier New" w:cs="Courier New"/>
          <w:color w:val="423F37"/>
        </w:rPr>
        <w:t>查找下一个：</w:t>
      </w:r>
    </w:p>
    <w:p w:rsidR="005A37FF" w:rsidRDefault="005A37FF" w:rsidP="005A37FF">
      <w:pPr>
        <w:widowControl/>
        <w:shd w:val="clear" w:color="auto" w:fill="FFFFFF"/>
        <w:spacing w:line="313" w:lineRule="atLeast"/>
        <w:ind w:left="312"/>
        <w:jc w:val="left"/>
        <w:rPr>
          <w:rStyle w:val="HTML"/>
          <w:rFonts w:ascii="Courier New" w:hAnsi="Courier New" w:cs="Courier New"/>
          <w:color w:val="423F37"/>
        </w:rPr>
      </w:pPr>
      <w:r w:rsidRPr="006C7BB1">
        <w:rPr>
          <w:rStyle w:val="HTML"/>
          <w:rFonts w:ascii="Courier New" w:hAnsi="Courier New" w:cs="Courier New"/>
          <w:color w:val="423F37"/>
        </w:rPr>
        <w:t>shift+F3</w:t>
      </w:r>
      <w:r w:rsidRPr="006C7BB1">
        <w:rPr>
          <w:rStyle w:val="HTML"/>
          <w:rFonts w:ascii="Courier New" w:hAnsi="Courier New" w:cs="Courier New" w:hint="eastAsia"/>
          <w:color w:val="423F37"/>
        </w:rPr>
        <w:tab/>
      </w:r>
      <w:r w:rsidRPr="006C7BB1">
        <w:rPr>
          <w:rStyle w:val="HTML"/>
          <w:rFonts w:ascii="Courier New" w:hAnsi="Courier New" w:cs="Courier New" w:hint="eastAsia"/>
          <w:color w:val="423F37"/>
        </w:rPr>
        <w:tab/>
      </w:r>
      <w:r w:rsidRPr="006C7BB1">
        <w:rPr>
          <w:rStyle w:val="HTML"/>
          <w:rFonts w:ascii="Courier New" w:hAnsi="Courier New" w:cs="Courier New"/>
          <w:color w:val="423F37"/>
        </w:rPr>
        <w:t>查找前一个：</w:t>
      </w:r>
    </w:p>
    <w:p w:rsidR="005A37FF" w:rsidRDefault="005A37FF" w:rsidP="005A37FF">
      <w:pPr>
        <w:widowControl/>
        <w:shd w:val="clear" w:color="auto" w:fill="FFFFFF"/>
        <w:spacing w:line="313" w:lineRule="atLeast"/>
        <w:ind w:left="312"/>
        <w:jc w:val="left"/>
        <w:rPr>
          <w:rStyle w:val="HTML"/>
          <w:rFonts w:ascii="Courier New" w:hAnsi="Courier New" w:cs="Courier New"/>
          <w:color w:val="423F37"/>
        </w:rPr>
      </w:pPr>
    </w:p>
    <w:p w:rsidR="005A37FF" w:rsidRPr="007B0F9E" w:rsidRDefault="005A37FF" w:rsidP="005A37FF">
      <w:pPr>
        <w:pStyle w:val="a7"/>
        <w:widowControl/>
        <w:numPr>
          <w:ilvl w:val="0"/>
          <w:numId w:val="22"/>
        </w:numPr>
        <w:shd w:val="clear" w:color="auto" w:fill="FFFFFF"/>
        <w:spacing w:line="313" w:lineRule="atLeast"/>
        <w:ind w:firstLineChars="0"/>
        <w:jc w:val="left"/>
        <w:rPr>
          <w:rFonts w:ascii="微软雅黑" w:eastAsia="微软雅黑" w:hAnsi="微软雅黑" w:cs="Courier New"/>
          <w:color w:val="423F37"/>
          <w:sz w:val="28"/>
          <w:szCs w:val="28"/>
        </w:rPr>
      </w:pPr>
      <w:r w:rsidRPr="007B0F9E">
        <w:rPr>
          <w:rFonts w:ascii="微软雅黑" w:eastAsia="微软雅黑" w:hAnsi="微软雅黑" w:hint="eastAsia"/>
          <w:sz w:val="28"/>
          <w:szCs w:val="28"/>
        </w:rPr>
        <w:t>一些插件的快捷方式：</w:t>
      </w:r>
    </w:p>
    <w:p w:rsidR="005A37FF" w:rsidRDefault="005A37FF" w:rsidP="005A37FF">
      <w:pPr>
        <w:jc w:val="left"/>
        <w:rPr>
          <w:rFonts w:ascii="微软雅黑" w:eastAsia="微软雅黑" w:hAnsi="微软雅黑"/>
          <w:color w:val="565656"/>
          <w:sz w:val="19"/>
          <w:szCs w:val="19"/>
          <w:shd w:val="clear" w:color="auto" w:fill="FFFFFF"/>
        </w:rPr>
      </w:pPr>
      <w:r>
        <w:rPr>
          <w:rStyle w:val="HTML"/>
          <w:rFonts w:ascii="微软雅黑" w:eastAsia="微软雅黑" w:hAnsi="微软雅黑" w:hint="eastAsia"/>
          <w:color w:val="565656"/>
          <w:sz w:val="18"/>
          <w:szCs w:val="18"/>
          <w:bdr w:val="dashed" w:sz="4" w:space="0" w:color="CCCCCC" w:frame="1"/>
          <w:shd w:val="clear" w:color="auto" w:fill="FFFFFF"/>
        </w:rPr>
        <w:t>Ctrl+Alt+K</w:t>
      </w:r>
      <w:r>
        <w:rPr>
          <w:rStyle w:val="apple-converted-space"/>
          <w:rFonts w:ascii="微软雅黑" w:eastAsia="微软雅黑" w:hAnsi="微软雅黑" w:hint="eastAsia"/>
          <w:color w:val="565656"/>
          <w:sz w:val="19"/>
          <w:szCs w:val="19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565656"/>
          <w:sz w:val="19"/>
          <w:szCs w:val="19"/>
          <w:shd w:val="clear" w:color="auto" w:fill="FFFFFF"/>
        </w:rPr>
        <w:t>KeymapManager，快捷键管理。</w:t>
      </w:r>
    </w:p>
    <w:p w:rsidR="000F4B90" w:rsidRDefault="005A37FF" w:rsidP="00D437F8">
      <w:pPr>
        <w:jc w:val="left"/>
        <w:rPr>
          <w:rFonts w:ascii="微软雅黑" w:eastAsia="微软雅黑" w:hAnsi="微软雅黑"/>
        </w:rPr>
      </w:pPr>
      <w:r>
        <w:rPr>
          <w:rStyle w:val="HTML"/>
          <w:rFonts w:ascii="微软雅黑" w:eastAsia="微软雅黑" w:hAnsi="微软雅黑" w:hint="eastAsia"/>
          <w:color w:val="565656"/>
          <w:sz w:val="18"/>
          <w:szCs w:val="18"/>
          <w:bdr w:val="dashed" w:sz="4" w:space="0" w:color="CCCCCC" w:frame="1"/>
          <w:shd w:val="clear" w:color="auto" w:fill="FFFFFF"/>
        </w:rPr>
        <w:lastRenderedPageBreak/>
        <w:t>Ctrl+Alt+Enter</w:t>
      </w:r>
      <w:r>
        <w:rPr>
          <w:rStyle w:val="apple-converted-space"/>
          <w:rFonts w:ascii="微软雅黑" w:eastAsia="微软雅黑" w:hAnsi="微软雅黑" w:hint="eastAsia"/>
          <w:color w:val="565656"/>
          <w:sz w:val="19"/>
          <w:szCs w:val="19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565656"/>
          <w:sz w:val="19"/>
          <w:szCs w:val="19"/>
          <w:shd w:val="clear" w:color="auto" w:fill="FFFFFF"/>
        </w:rPr>
        <w:t>ZenCoding，不解释。</w:t>
      </w:r>
    </w:p>
    <w:p w:rsidR="0029582E" w:rsidRDefault="0029582E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Fonts w:ascii="Arial" w:hAnsi="Arial" w:cs="Arial"/>
          <w:b/>
          <w:bCs/>
          <w:color w:val="383838"/>
          <w:sz w:val="18"/>
          <w:szCs w:val="18"/>
        </w:rPr>
      </w:pPr>
      <w:r>
        <w:rPr>
          <w:rFonts w:ascii="Arial" w:hAnsi="Arial" w:cs="Arial"/>
          <w:b/>
          <w:bCs/>
          <w:color w:val="383838"/>
          <w:sz w:val="18"/>
          <w:szCs w:val="18"/>
        </w:rPr>
        <w:t xml:space="preserve">Sublime Text </w:t>
      </w:r>
      <w:r>
        <w:rPr>
          <w:rFonts w:ascii="Arial" w:hAnsi="Arial" w:cs="Arial"/>
          <w:b/>
          <w:bCs/>
          <w:color w:val="383838"/>
          <w:sz w:val="18"/>
          <w:szCs w:val="18"/>
        </w:rPr>
        <w:t>设置：</w:t>
      </w:r>
    </w:p>
    <w:p w:rsidR="0029582E" w:rsidRPr="009166B7" w:rsidRDefault="0024555E" w:rsidP="009166B7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Arial" w:hAnsi="Arial" w:cs="Arial"/>
          <w:color w:val="383838"/>
          <w:sz w:val="18"/>
          <w:szCs w:val="18"/>
        </w:rPr>
      </w:pPr>
      <w:r>
        <w:rPr>
          <w:rFonts w:ascii="Arial" w:hAnsi="Arial" w:cs="Arial"/>
          <w:noProof/>
          <w:color w:val="383838"/>
          <w:sz w:val="18"/>
          <w:szCs w:val="18"/>
        </w:rPr>
        <w:drawing>
          <wp:inline distT="0" distB="0" distL="0" distR="0">
            <wp:extent cx="5274310" cy="276469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9582E" w:rsidRPr="009166B7">
        <w:rPr>
          <w:rStyle w:val="HTML"/>
          <w:rFonts w:ascii="Courier New" w:hAnsi="Courier New" w:cs="Courier New"/>
          <w:b/>
          <w:color w:val="423F37"/>
          <w:sz w:val="28"/>
          <w:szCs w:val="28"/>
        </w:rPr>
        <w:t xml:space="preserve">Sublime Text </w:t>
      </w:r>
      <w:r w:rsidR="0029582E" w:rsidRPr="009166B7">
        <w:rPr>
          <w:rStyle w:val="HTML"/>
          <w:rFonts w:ascii="Courier New" w:hAnsi="Courier New" w:cs="Courier New"/>
          <w:b/>
          <w:color w:val="423F37"/>
          <w:sz w:val="28"/>
          <w:szCs w:val="28"/>
        </w:rPr>
        <w:t>插件：</w:t>
      </w:r>
    </w:p>
    <w:p w:rsidR="0029582E" w:rsidRPr="009166B7" w:rsidRDefault="009166B7" w:rsidP="009166B7">
      <w:pPr>
        <w:widowControl/>
        <w:shd w:val="clear" w:color="auto" w:fill="FFFFFF"/>
        <w:spacing w:line="313" w:lineRule="atLeast"/>
        <w:ind w:leftChars="-51" w:left="-107" w:firstLine="419"/>
        <w:jc w:val="left"/>
        <w:rPr>
          <w:rStyle w:val="HTML"/>
          <w:rFonts w:ascii="Courier New" w:hAnsi="Courier New" w:cs="Courier New"/>
          <w:color w:val="423F37"/>
        </w:rPr>
      </w:pPr>
      <w:r w:rsidRPr="009166B7">
        <w:rPr>
          <w:rStyle w:val="HTML"/>
          <w:rFonts w:ascii="Courier New" w:hAnsi="Courier New" w:cs="Courier New" w:hint="eastAsia"/>
          <w:color w:val="423F37"/>
        </w:rPr>
        <w:t>上文已经安装好</w:t>
      </w:r>
      <w:r w:rsidRPr="009166B7">
        <w:rPr>
          <w:rStyle w:val="HTML"/>
          <w:rFonts w:ascii="Courier New" w:hAnsi="Courier New" w:cs="Courier New"/>
          <w:color w:val="423F37"/>
        </w:rPr>
        <w:t>Package Control</w:t>
      </w:r>
      <w:r w:rsidRPr="009166B7">
        <w:rPr>
          <w:rStyle w:val="HTML"/>
          <w:rFonts w:ascii="Courier New" w:hAnsi="Courier New" w:cs="Courier New" w:hint="eastAsia"/>
          <w:color w:val="423F37"/>
        </w:rPr>
        <w:t>插件了，那么现在我们就利用这个插件来安装其它的插件。</w:t>
      </w:r>
    </w:p>
    <w:p w:rsidR="009166B7" w:rsidRDefault="009166B7" w:rsidP="009166B7">
      <w:pPr>
        <w:widowControl/>
        <w:shd w:val="clear" w:color="auto" w:fill="FFFFFF"/>
        <w:spacing w:line="313" w:lineRule="atLeast"/>
        <w:ind w:leftChars="-51" w:left="-107" w:firstLine="419"/>
        <w:jc w:val="left"/>
        <w:rPr>
          <w:rStyle w:val="HTML"/>
          <w:rFonts w:ascii="Courier New" w:hAnsi="Courier New" w:cs="Courier New"/>
          <w:color w:val="423F37"/>
        </w:rPr>
      </w:pPr>
      <w:r w:rsidRPr="009166B7">
        <w:rPr>
          <w:rStyle w:val="HTML"/>
          <w:rFonts w:ascii="Courier New" w:hAnsi="Courier New" w:cs="Courier New"/>
          <w:color w:val="423F37"/>
        </w:rPr>
        <w:t>Ctrl+Shift+P</w:t>
      </w:r>
      <w:r w:rsidRPr="009166B7">
        <w:rPr>
          <w:rStyle w:val="HTML"/>
          <w:rFonts w:ascii="Courier New" w:hAnsi="Courier New" w:cs="Courier New"/>
          <w:color w:val="423F37"/>
        </w:rPr>
        <w:t>（菜单</w:t>
      </w:r>
      <w:r w:rsidRPr="009166B7">
        <w:rPr>
          <w:rStyle w:val="HTML"/>
          <w:rFonts w:ascii="Courier New" w:hAnsi="Courier New" w:cs="Courier New"/>
          <w:color w:val="423F37"/>
        </w:rPr>
        <w:t xml:space="preserve"> – Tools – Command Paletter</w:t>
      </w:r>
      <w:r w:rsidRPr="009166B7">
        <w:rPr>
          <w:rStyle w:val="HTML"/>
          <w:rFonts w:ascii="Courier New" w:hAnsi="Courier New" w:cs="Courier New"/>
          <w:color w:val="423F37"/>
        </w:rPr>
        <w:t>），输入</w:t>
      </w:r>
      <w:r w:rsidRPr="009166B7">
        <w:rPr>
          <w:rStyle w:val="HTML"/>
          <w:rFonts w:ascii="Courier New" w:hAnsi="Courier New" w:cs="Courier New"/>
          <w:color w:val="423F37"/>
        </w:rPr>
        <w:t xml:space="preserve"> install </w:t>
      </w:r>
      <w:r w:rsidRPr="009166B7">
        <w:rPr>
          <w:rStyle w:val="HTML"/>
          <w:rFonts w:ascii="Courier New" w:hAnsi="Courier New" w:cs="Courier New"/>
          <w:color w:val="423F37"/>
        </w:rPr>
        <w:t>选中</w:t>
      </w:r>
      <w:r w:rsidRPr="009166B7">
        <w:rPr>
          <w:rStyle w:val="HTML"/>
          <w:rFonts w:ascii="Courier New" w:hAnsi="Courier New" w:cs="Courier New"/>
          <w:color w:val="423F37"/>
        </w:rPr>
        <w:t>Install Package</w:t>
      </w:r>
      <w:r w:rsidRPr="009166B7">
        <w:rPr>
          <w:rStyle w:val="HTML"/>
          <w:rFonts w:ascii="Courier New" w:hAnsi="Courier New" w:cs="Courier New"/>
          <w:color w:val="423F37"/>
        </w:rPr>
        <w:t>并回车，输入或选择你需要的插件回车就安装了</w:t>
      </w:r>
    </w:p>
    <w:p w:rsidR="009166B7" w:rsidRPr="009166B7" w:rsidRDefault="009166B7" w:rsidP="009166B7">
      <w:pPr>
        <w:widowControl/>
        <w:shd w:val="clear" w:color="auto" w:fill="FFFFFF"/>
        <w:spacing w:line="313" w:lineRule="atLeast"/>
        <w:ind w:leftChars="-51" w:left="-107" w:firstLine="419"/>
        <w:jc w:val="left"/>
        <w:rPr>
          <w:rStyle w:val="HTML"/>
          <w:rFonts w:ascii="Courier New" w:hAnsi="Courier New" w:cs="Courier New"/>
          <w:b/>
          <w:color w:val="423F37"/>
        </w:rPr>
      </w:pPr>
      <w:r w:rsidRPr="009166B7">
        <w:rPr>
          <w:rStyle w:val="HTML"/>
          <w:rFonts w:ascii="Courier New" w:hAnsi="Courier New" w:cs="Courier New" w:hint="eastAsia"/>
          <w:b/>
          <w:color w:val="423F37"/>
        </w:rPr>
        <w:t>下面是翻译网上常用的插件：</w:t>
      </w:r>
    </w:p>
    <w:p w:rsidR="0029582E" w:rsidRPr="009166B7" w:rsidRDefault="0029582E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b/>
          <w:color w:val="423F37"/>
          <w:kern w:val="2"/>
        </w:rPr>
      </w:pPr>
      <w:r w:rsidRPr="009166B7">
        <w:rPr>
          <w:rStyle w:val="HTML"/>
          <w:rFonts w:ascii="Courier New" w:hAnsi="Courier New" w:cs="Courier New"/>
          <w:b/>
          <w:color w:val="423F37"/>
          <w:kern w:val="2"/>
        </w:rPr>
        <w:t>Alignment</w:t>
      </w:r>
    </w:p>
    <w:p w:rsidR="0029582E" w:rsidRDefault="0029582E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color w:val="423F37"/>
          <w:kern w:val="2"/>
        </w:rPr>
      </w:pPr>
      <w:r w:rsidRPr="009166B7">
        <w:rPr>
          <w:rStyle w:val="HTML"/>
          <w:rFonts w:ascii="Courier New" w:hAnsi="Courier New" w:cs="Courier New"/>
          <w:color w:val="423F37"/>
          <w:kern w:val="2"/>
        </w:rPr>
        <w:t>代码对齐，如写几个变量，选中这几行，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Ctrl+Alt+A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，哇，齐了。</w:t>
      </w:r>
    </w:p>
    <w:p w:rsidR="009166B7" w:rsidRPr="009166B7" w:rsidRDefault="009166B7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color w:val="423F37"/>
          <w:kern w:val="2"/>
        </w:rPr>
      </w:pPr>
    </w:p>
    <w:p w:rsidR="0029582E" w:rsidRPr="009166B7" w:rsidRDefault="0029582E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b/>
          <w:color w:val="423F37"/>
          <w:kern w:val="2"/>
        </w:rPr>
      </w:pPr>
      <w:r w:rsidRPr="009166B7">
        <w:rPr>
          <w:rStyle w:val="HTML"/>
          <w:rFonts w:ascii="Courier New" w:hAnsi="Courier New" w:cs="Courier New"/>
          <w:b/>
          <w:color w:val="423F37"/>
          <w:kern w:val="2"/>
        </w:rPr>
        <w:t>Prefixr</w:t>
      </w:r>
    </w:p>
    <w:p w:rsidR="0029582E" w:rsidRDefault="0029582E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color w:val="423F37"/>
          <w:kern w:val="2"/>
        </w:rPr>
      </w:pPr>
      <w:r w:rsidRPr="009166B7">
        <w:rPr>
          <w:rStyle w:val="HTML"/>
          <w:rFonts w:ascii="Courier New" w:hAnsi="Courier New" w:cs="Courier New"/>
          <w:color w:val="423F37"/>
          <w:kern w:val="2"/>
        </w:rPr>
        <w:t>写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 xml:space="preserve"> CSS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可自动添加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 xml:space="preserve"> -webkit 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等私有词缀，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Ctrl+Alt+X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触发。</w:t>
      </w:r>
    </w:p>
    <w:p w:rsidR="009166B7" w:rsidRPr="009166B7" w:rsidRDefault="009166B7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color w:val="423F37"/>
          <w:kern w:val="2"/>
        </w:rPr>
      </w:pPr>
    </w:p>
    <w:p w:rsidR="0029582E" w:rsidRPr="009166B7" w:rsidRDefault="0029582E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b/>
          <w:color w:val="423F37"/>
          <w:kern w:val="2"/>
        </w:rPr>
      </w:pPr>
      <w:r w:rsidRPr="009166B7">
        <w:rPr>
          <w:rStyle w:val="HTML"/>
          <w:rFonts w:ascii="Courier New" w:hAnsi="Courier New" w:cs="Courier New"/>
          <w:b/>
          <w:color w:val="423F37"/>
          <w:kern w:val="2"/>
        </w:rPr>
        <w:t>Tag</w:t>
      </w:r>
    </w:p>
    <w:p w:rsidR="0029582E" w:rsidRDefault="0029582E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color w:val="423F37"/>
          <w:kern w:val="2"/>
        </w:rPr>
      </w:pPr>
      <w:r w:rsidRPr="009166B7">
        <w:rPr>
          <w:rStyle w:val="HTML"/>
          <w:rFonts w:ascii="Courier New" w:hAnsi="Courier New" w:cs="Courier New"/>
          <w:color w:val="423F37"/>
          <w:kern w:val="2"/>
        </w:rPr>
        <w:t>Html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格式化，右键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Auto-Format Tags on Ducument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。</w:t>
      </w:r>
    </w:p>
    <w:p w:rsidR="009166B7" w:rsidRPr="009166B7" w:rsidRDefault="009166B7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color w:val="423F37"/>
          <w:kern w:val="2"/>
        </w:rPr>
      </w:pPr>
    </w:p>
    <w:p w:rsidR="0029582E" w:rsidRPr="009166B7" w:rsidRDefault="0029582E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b/>
          <w:color w:val="423F37"/>
          <w:kern w:val="2"/>
        </w:rPr>
      </w:pPr>
      <w:r w:rsidRPr="009166B7">
        <w:rPr>
          <w:rStyle w:val="HTML"/>
          <w:rFonts w:ascii="Courier New" w:hAnsi="Courier New" w:cs="Courier New"/>
          <w:b/>
          <w:color w:val="423F37"/>
          <w:kern w:val="2"/>
        </w:rPr>
        <w:t>Clipboard History</w:t>
      </w:r>
    </w:p>
    <w:p w:rsidR="0029582E" w:rsidRDefault="0029582E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color w:val="423F37"/>
          <w:kern w:val="2"/>
        </w:rPr>
      </w:pPr>
      <w:r w:rsidRPr="009166B7">
        <w:rPr>
          <w:rStyle w:val="HTML"/>
          <w:rFonts w:ascii="Courier New" w:hAnsi="Courier New" w:cs="Courier New"/>
          <w:color w:val="423F37"/>
          <w:kern w:val="2"/>
        </w:rPr>
        <w:t>剪贴板历史记录，显示更多历史复制，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Ctrl+Shift+V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触发。</w:t>
      </w:r>
    </w:p>
    <w:p w:rsidR="009166B7" w:rsidRDefault="009166B7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color w:val="423F37"/>
          <w:kern w:val="2"/>
        </w:rPr>
      </w:pPr>
    </w:p>
    <w:p w:rsidR="009166B7" w:rsidRPr="009166B7" w:rsidRDefault="009166B7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color w:val="423F37"/>
          <w:kern w:val="2"/>
        </w:rPr>
      </w:pPr>
    </w:p>
    <w:p w:rsidR="0029582E" w:rsidRPr="009166B7" w:rsidRDefault="0029582E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b/>
          <w:color w:val="423F37"/>
          <w:kern w:val="2"/>
        </w:rPr>
      </w:pPr>
      <w:r w:rsidRPr="009166B7">
        <w:rPr>
          <w:rStyle w:val="HTML"/>
          <w:rFonts w:ascii="Courier New" w:hAnsi="Courier New" w:cs="Courier New"/>
          <w:b/>
          <w:color w:val="423F37"/>
          <w:kern w:val="2"/>
        </w:rPr>
        <w:lastRenderedPageBreak/>
        <w:t>SideBarEnhancements</w:t>
      </w:r>
    </w:p>
    <w:p w:rsidR="0029582E" w:rsidRDefault="0029582E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color w:val="423F37"/>
          <w:kern w:val="2"/>
        </w:rPr>
      </w:pPr>
      <w:r w:rsidRPr="009166B7">
        <w:rPr>
          <w:rStyle w:val="HTML"/>
          <w:rFonts w:ascii="Courier New" w:hAnsi="Courier New" w:cs="Courier New"/>
          <w:color w:val="423F37"/>
          <w:kern w:val="2"/>
        </w:rPr>
        <w:t>侧栏右键功能增强，非常实用</w:t>
      </w:r>
    </w:p>
    <w:p w:rsidR="009166B7" w:rsidRPr="009166B7" w:rsidRDefault="009166B7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color w:val="423F37"/>
          <w:kern w:val="2"/>
        </w:rPr>
      </w:pPr>
    </w:p>
    <w:p w:rsidR="0029582E" w:rsidRPr="009166B7" w:rsidRDefault="0029582E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b/>
          <w:color w:val="423F37"/>
          <w:kern w:val="2"/>
        </w:rPr>
      </w:pPr>
      <w:r w:rsidRPr="009166B7">
        <w:rPr>
          <w:rStyle w:val="HTML"/>
          <w:rFonts w:ascii="Courier New" w:hAnsi="Courier New" w:cs="Courier New"/>
          <w:b/>
          <w:color w:val="423F37"/>
          <w:kern w:val="2"/>
        </w:rPr>
        <w:t>Theme – Soda</w:t>
      </w:r>
    </w:p>
    <w:p w:rsidR="0029582E" w:rsidRDefault="0029582E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color w:val="423F37"/>
          <w:kern w:val="2"/>
        </w:rPr>
      </w:pPr>
      <w:r w:rsidRPr="009166B7">
        <w:rPr>
          <w:rStyle w:val="HTML"/>
          <w:rFonts w:ascii="Courier New" w:hAnsi="Courier New" w:cs="Courier New"/>
          <w:color w:val="423F37"/>
          <w:kern w:val="2"/>
        </w:rPr>
        <w:t>完美的编码主题，用过的都说好，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Setting user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里面添加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”theme”: “Soda Dark.sublime-theme”</w:t>
      </w:r>
    </w:p>
    <w:p w:rsidR="009166B7" w:rsidRPr="009166B7" w:rsidRDefault="009166B7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color w:val="423F37"/>
          <w:kern w:val="2"/>
        </w:rPr>
      </w:pPr>
    </w:p>
    <w:p w:rsidR="0029582E" w:rsidRPr="009166B7" w:rsidRDefault="0029582E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b/>
          <w:color w:val="423F37"/>
          <w:kern w:val="2"/>
        </w:rPr>
      </w:pPr>
      <w:r w:rsidRPr="009166B7">
        <w:rPr>
          <w:rStyle w:val="HTML"/>
          <w:rFonts w:ascii="Courier New" w:hAnsi="Courier New" w:cs="Courier New"/>
          <w:b/>
          <w:color w:val="423F37"/>
          <w:kern w:val="2"/>
        </w:rPr>
        <w:t>GBK to UTF8</w:t>
      </w:r>
    </w:p>
    <w:p w:rsidR="0029582E" w:rsidRDefault="0029582E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color w:val="423F37"/>
          <w:kern w:val="2"/>
        </w:rPr>
      </w:pPr>
      <w:r w:rsidRPr="009166B7">
        <w:rPr>
          <w:rStyle w:val="HTML"/>
          <w:rFonts w:ascii="Courier New" w:hAnsi="Courier New" w:cs="Courier New"/>
          <w:color w:val="423F37"/>
          <w:kern w:val="2"/>
        </w:rPr>
        <w:t>将文件编码从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GBK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转黄成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UTF8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，菜单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 xml:space="preserve"> – File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里面找</w:t>
      </w:r>
    </w:p>
    <w:p w:rsidR="009166B7" w:rsidRPr="009166B7" w:rsidRDefault="009166B7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color w:val="423F37"/>
          <w:kern w:val="2"/>
        </w:rPr>
      </w:pPr>
    </w:p>
    <w:p w:rsidR="0029582E" w:rsidRPr="009166B7" w:rsidRDefault="0029582E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b/>
          <w:color w:val="423F37"/>
          <w:kern w:val="2"/>
        </w:rPr>
      </w:pPr>
      <w:r w:rsidRPr="009166B7">
        <w:rPr>
          <w:rStyle w:val="HTML"/>
          <w:rFonts w:ascii="Courier New" w:hAnsi="Courier New" w:cs="Courier New"/>
          <w:b/>
          <w:color w:val="423F37"/>
          <w:kern w:val="2"/>
        </w:rPr>
        <w:t>SFTP</w:t>
      </w:r>
    </w:p>
    <w:p w:rsidR="0029582E" w:rsidRDefault="0029582E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color w:val="423F37"/>
          <w:kern w:val="2"/>
        </w:rPr>
      </w:pPr>
      <w:r w:rsidRPr="009166B7">
        <w:rPr>
          <w:rStyle w:val="HTML"/>
          <w:rFonts w:ascii="Courier New" w:hAnsi="Courier New" w:cs="Courier New"/>
          <w:color w:val="423F37"/>
          <w:kern w:val="2"/>
        </w:rPr>
        <w:t>直接编辑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 xml:space="preserve"> FTP 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或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 xml:space="preserve"> SFTP 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服务器上的文件，绝对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FTP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浮云</w:t>
      </w:r>
    </w:p>
    <w:p w:rsidR="009166B7" w:rsidRPr="009166B7" w:rsidRDefault="009166B7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color w:val="423F37"/>
          <w:kern w:val="2"/>
        </w:rPr>
      </w:pPr>
    </w:p>
    <w:p w:rsidR="0029582E" w:rsidRPr="009166B7" w:rsidRDefault="0029582E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b/>
          <w:color w:val="423F37"/>
          <w:kern w:val="2"/>
        </w:rPr>
      </w:pPr>
      <w:r w:rsidRPr="009166B7">
        <w:rPr>
          <w:rStyle w:val="HTML"/>
          <w:rFonts w:ascii="Courier New" w:hAnsi="Courier New" w:cs="Courier New"/>
          <w:b/>
          <w:color w:val="423F37"/>
          <w:kern w:val="2"/>
        </w:rPr>
        <w:t>WordPress</w:t>
      </w:r>
    </w:p>
    <w:p w:rsidR="0029582E" w:rsidRDefault="0029582E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color w:val="423F37"/>
          <w:kern w:val="2"/>
        </w:rPr>
      </w:pPr>
      <w:r w:rsidRPr="009166B7">
        <w:rPr>
          <w:rStyle w:val="HTML"/>
          <w:rFonts w:ascii="Courier New" w:hAnsi="Courier New" w:cs="Courier New"/>
          <w:color w:val="423F37"/>
          <w:kern w:val="2"/>
        </w:rPr>
        <w:t>集成一些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WordPress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的函数，对于像我这种经常要写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WP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模版和插件的人特别有用</w:t>
      </w:r>
    </w:p>
    <w:p w:rsidR="009166B7" w:rsidRPr="009166B7" w:rsidRDefault="009166B7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color w:val="423F37"/>
          <w:kern w:val="2"/>
        </w:rPr>
      </w:pPr>
    </w:p>
    <w:p w:rsidR="0029582E" w:rsidRPr="009166B7" w:rsidRDefault="0029582E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b/>
          <w:color w:val="423F37"/>
          <w:kern w:val="2"/>
        </w:rPr>
      </w:pPr>
      <w:r w:rsidRPr="009166B7">
        <w:rPr>
          <w:rStyle w:val="HTML"/>
          <w:rFonts w:ascii="Courier New" w:hAnsi="Courier New" w:cs="Courier New"/>
          <w:b/>
          <w:color w:val="423F37"/>
          <w:kern w:val="2"/>
        </w:rPr>
        <w:t>PHPTidy</w:t>
      </w:r>
    </w:p>
    <w:p w:rsidR="0029582E" w:rsidRDefault="0029582E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color w:val="423F37"/>
          <w:kern w:val="2"/>
        </w:rPr>
      </w:pPr>
      <w:r w:rsidRPr="009166B7">
        <w:rPr>
          <w:rStyle w:val="HTML"/>
          <w:rFonts w:ascii="Courier New" w:hAnsi="Courier New" w:cs="Courier New"/>
          <w:color w:val="423F37"/>
          <w:kern w:val="2"/>
        </w:rPr>
        <w:t>整理排版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PHP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代码</w:t>
      </w:r>
    </w:p>
    <w:p w:rsidR="009166B7" w:rsidRPr="009166B7" w:rsidRDefault="009166B7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color w:val="423F37"/>
          <w:kern w:val="2"/>
        </w:rPr>
      </w:pPr>
    </w:p>
    <w:p w:rsidR="0029582E" w:rsidRPr="009166B7" w:rsidRDefault="0029582E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b/>
          <w:color w:val="423F37"/>
          <w:kern w:val="2"/>
        </w:rPr>
      </w:pPr>
      <w:r w:rsidRPr="009166B7">
        <w:rPr>
          <w:rStyle w:val="HTML"/>
          <w:rFonts w:ascii="Courier New" w:hAnsi="Courier New" w:cs="Courier New"/>
          <w:b/>
          <w:color w:val="423F37"/>
          <w:kern w:val="2"/>
        </w:rPr>
        <w:t>YUI Compressor</w:t>
      </w:r>
    </w:p>
    <w:p w:rsidR="009166B7" w:rsidRDefault="0029582E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color w:val="423F37"/>
          <w:kern w:val="2"/>
        </w:rPr>
      </w:pPr>
      <w:r w:rsidRPr="009166B7">
        <w:rPr>
          <w:rStyle w:val="HTML"/>
          <w:rFonts w:ascii="Courier New" w:hAnsi="Courier New" w:cs="Courier New"/>
          <w:color w:val="423F37"/>
          <w:kern w:val="2"/>
        </w:rPr>
        <w:t>压缩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JS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和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CSS</w:t>
      </w:r>
      <w:r w:rsidRPr="009166B7">
        <w:rPr>
          <w:rStyle w:val="HTML"/>
          <w:rFonts w:ascii="Courier New" w:hAnsi="Courier New" w:cs="Courier New"/>
          <w:color w:val="423F37"/>
          <w:kern w:val="2"/>
        </w:rPr>
        <w:t>文件</w:t>
      </w:r>
    </w:p>
    <w:p w:rsidR="00533490" w:rsidRDefault="00533490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color w:val="423F37"/>
          <w:kern w:val="2"/>
        </w:rPr>
      </w:pPr>
    </w:p>
    <w:p w:rsidR="00533490" w:rsidRPr="009166B7" w:rsidRDefault="00533490" w:rsidP="0029582E">
      <w:pPr>
        <w:pStyle w:val="a8"/>
        <w:shd w:val="clear" w:color="auto" w:fill="FEFEFE"/>
        <w:spacing w:before="0" w:beforeAutospacing="0" w:after="0" w:afterAutospacing="0" w:line="326" w:lineRule="atLeast"/>
        <w:textAlignment w:val="baseline"/>
        <w:rPr>
          <w:rStyle w:val="HTML"/>
          <w:rFonts w:ascii="Courier New" w:hAnsi="Courier New" w:cs="Courier New"/>
          <w:color w:val="423F37"/>
          <w:kern w:val="2"/>
        </w:rPr>
      </w:pPr>
    </w:p>
    <w:p w:rsidR="005A2EF0" w:rsidRPr="00533490" w:rsidRDefault="00EC42C5" w:rsidP="00D437F8">
      <w:pPr>
        <w:jc w:val="left"/>
        <w:rPr>
          <w:rFonts w:ascii="Courier New" w:eastAsia="宋体" w:hAnsi="Courier New" w:cs="Courier New"/>
          <w:b/>
          <w:color w:val="423F37"/>
          <w:sz w:val="24"/>
          <w:szCs w:val="24"/>
        </w:rPr>
      </w:pPr>
      <w:r w:rsidRPr="00533490">
        <w:rPr>
          <w:rStyle w:val="HTML"/>
          <w:rFonts w:ascii="Courier New" w:hAnsi="Courier New" w:cs="Courier New" w:hint="eastAsia"/>
          <w:b/>
          <w:color w:val="423F37"/>
        </w:rPr>
        <w:t>更多插件信息：</w:t>
      </w:r>
    </w:p>
    <w:p w:rsidR="0029582E" w:rsidRDefault="00EC42C5" w:rsidP="00D437F8">
      <w:pPr>
        <w:jc w:val="left"/>
        <w:rPr>
          <w:rFonts w:ascii="微软雅黑" w:eastAsia="微软雅黑" w:hAnsi="微软雅黑"/>
        </w:rPr>
      </w:pPr>
      <w:r w:rsidRPr="00EC42C5">
        <w:rPr>
          <w:rFonts w:ascii="微软雅黑" w:eastAsia="微软雅黑" w:hAnsi="微软雅黑"/>
        </w:rPr>
        <w:t>http://www.qianduan.net/essential-to-sublime-the-text-2-plugins.html</w:t>
      </w:r>
    </w:p>
    <w:p w:rsidR="00533490" w:rsidRDefault="00533490" w:rsidP="00D437F8">
      <w:pPr>
        <w:jc w:val="left"/>
        <w:rPr>
          <w:rFonts w:ascii="微软雅黑" w:eastAsia="微软雅黑" w:hAnsi="微软雅黑"/>
        </w:rPr>
      </w:pPr>
      <w:r w:rsidRPr="00F7308C">
        <w:rPr>
          <w:rFonts w:ascii="微软雅黑" w:eastAsia="微软雅黑" w:hAnsi="微软雅黑"/>
        </w:rPr>
        <w:t>http://wbond.net/sublime_packages/community</w:t>
      </w:r>
    </w:p>
    <w:p w:rsidR="0029582E" w:rsidRDefault="00EC42C5" w:rsidP="00D437F8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其实感觉也差不多，可能都是翻译国外的文章。</w:t>
      </w:r>
    </w:p>
    <w:p w:rsidR="00533490" w:rsidRPr="000F4B90" w:rsidRDefault="00533490" w:rsidP="00D437F8">
      <w:pPr>
        <w:jc w:val="left"/>
        <w:rPr>
          <w:rFonts w:ascii="微软雅黑" w:eastAsia="微软雅黑" w:hAnsi="微软雅黑"/>
        </w:rPr>
      </w:pPr>
    </w:p>
    <w:p w:rsidR="00A8304D" w:rsidRDefault="00A8304D" w:rsidP="00D437F8">
      <w:pPr>
        <w:jc w:val="left"/>
        <w:rPr>
          <w:rFonts w:ascii="微软雅黑" w:eastAsia="微软雅黑" w:hAnsi="微软雅黑"/>
        </w:rPr>
      </w:pPr>
      <w:r w:rsidRPr="00732DC0">
        <w:rPr>
          <w:rFonts w:ascii="微软雅黑" w:eastAsia="微软雅黑" w:hAnsi="微软雅黑" w:hint="eastAsia"/>
          <w:color w:val="FF0000"/>
          <w:sz w:val="36"/>
          <w:szCs w:val="36"/>
        </w:rPr>
        <w:t>出现打不开ST2的原因：</w:t>
      </w:r>
      <w:r>
        <w:rPr>
          <w:rFonts w:ascii="微软雅黑" w:eastAsia="微软雅黑" w:hAnsi="微软雅黑" w:hint="eastAsia"/>
        </w:rPr>
        <w:t>install package文件夹中存在升级不了的包。把包删除即可。</w:t>
      </w:r>
    </w:p>
    <w:p w:rsidR="00533490" w:rsidRDefault="00533490" w:rsidP="00D437F8">
      <w:pPr>
        <w:jc w:val="left"/>
        <w:rPr>
          <w:rFonts w:ascii="微软雅黑" w:eastAsia="微软雅黑" w:hAnsi="微软雅黑"/>
        </w:rPr>
      </w:pPr>
    </w:p>
    <w:p w:rsidR="00533490" w:rsidRPr="00732DC0" w:rsidRDefault="00177A0B" w:rsidP="00732DC0">
      <w:pPr>
        <w:jc w:val="center"/>
        <w:rPr>
          <w:rFonts w:ascii="微软雅黑" w:eastAsia="微软雅黑" w:hAnsi="微软雅黑"/>
          <w:b/>
          <w:sz w:val="48"/>
          <w:szCs w:val="48"/>
        </w:rPr>
      </w:pPr>
      <w:r w:rsidRPr="00732DC0">
        <w:rPr>
          <w:rFonts w:ascii="微软雅黑" w:eastAsia="微软雅黑" w:hAnsi="微软雅黑" w:hint="eastAsia"/>
          <w:b/>
          <w:sz w:val="48"/>
          <w:szCs w:val="48"/>
        </w:rPr>
        <w:t>结语：</w:t>
      </w:r>
    </w:p>
    <w:p w:rsidR="008F0EE7" w:rsidRDefault="008F0EE7" w:rsidP="00D437F8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Pr="000F26EA">
        <w:rPr>
          <w:rFonts w:ascii="微软雅黑" w:eastAsia="微软雅黑" w:hAnsi="微软雅黑" w:cs="Tahoma" w:hint="eastAsia"/>
          <w:color w:val="000000" w:themeColor="text1"/>
          <w:sz w:val="28"/>
          <w:szCs w:val="28"/>
          <w:shd w:val="clear" w:color="auto" w:fill="FFFFFF"/>
        </w:rPr>
        <w:t>这款编辑器给我最大的感觉就是“顺”</w:t>
      </w:r>
      <w:r w:rsidR="000F26EA" w:rsidRPr="000F26EA">
        <w:rPr>
          <w:rFonts w:ascii="微软雅黑" w:eastAsia="微软雅黑" w:hAnsi="微软雅黑" w:cs="Tahoma" w:hint="eastAsia"/>
          <w:color w:val="000000" w:themeColor="text1"/>
          <w:sz w:val="28"/>
          <w:szCs w:val="28"/>
          <w:shd w:val="clear" w:color="auto" w:fill="FFFFFF"/>
        </w:rPr>
        <w:t>、</w:t>
      </w:r>
      <w:r w:rsidRPr="000F26EA">
        <w:rPr>
          <w:rFonts w:ascii="微软雅黑" w:eastAsia="微软雅黑" w:hAnsi="微软雅黑" w:cs="Tahoma" w:hint="eastAsia"/>
          <w:color w:val="000000" w:themeColor="text1"/>
          <w:sz w:val="28"/>
          <w:szCs w:val="28"/>
          <w:shd w:val="clear" w:color="auto" w:fill="FFFFFF"/>
        </w:rPr>
        <w:t>“快”</w:t>
      </w:r>
      <w:r w:rsidR="000F26EA" w:rsidRPr="000F26EA">
        <w:rPr>
          <w:rFonts w:ascii="微软雅黑" w:eastAsia="微软雅黑" w:hAnsi="微软雅黑" w:cs="Tahoma" w:hint="eastAsia"/>
          <w:color w:val="000000" w:themeColor="text1"/>
          <w:sz w:val="28"/>
          <w:szCs w:val="28"/>
          <w:shd w:val="clear" w:color="auto" w:fill="FFFFFF"/>
        </w:rPr>
        <w:t>和“酷”</w:t>
      </w:r>
      <w:r w:rsidRPr="000F26EA">
        <w:rPr>
          <w:rFonts w:ascii="微软雅黑" w:eastAsia="微软雅黑" w:hAnsi="微软雅黑" w:cs="Tahoma" w:hint="eastAsia"/>
          <w:color w:val="000000" w:themeColor="text1"/>
          <w:sz w:val="28"/>
          <w:szCs w:val="28"/>
          <w:shd w:val="clear" w:color="auto" w:fill="FFFFFF"/>
        </w:rPr>
        <w:t>，如果你想抛弃笨重的IDE，尝试轻装上阵的感觉，那么这款编辑器可以考虑尝试试用一下。</w:t>
      </w:r>
    </w:p>
    <w:p w:rsidR="000F26EA" w:rsidRPr="000F26EA" w:rsidRDefault="00177A0B" w:rsidP="000F26EA">
      <w:pPr>
        <w:ind w:firstLineChars="200" w:firstLine="560"/>
        <w:jc w:val="left"/>
        <w:rPr>
          <w:rFonts w:ascii="微软雅黑" w:eastAsia="微软雅黑" w:hAnsi="微软雅黑" w:cs="Tahoma"/>
          <w:color w:val="000000" w:themeColor="text1"/>
          <w:sz w:val="28"/>
          <w:szCs w:val="28"/>
          <w:shd w:val="clear" w:color="auto" w:fill="FFFFFF"/>
        </w:rPr>
      </w:pPr>
      <w:r w:rsidRPr="008F0EE7">
        <w:rPr>
          <w:rFonts w:ascii="微软雅黑" w:eastAsia="微软雅黑" w:hAnsi="微软雅黑" w:cs="Tahoma" w:hint="eastAsia"/>
          <w:color w:val="000000" w:themeColor="text1"/>
          <w:sz w:val="28"/>
          <w:szCs w:val="28"/>
          <w:shd w:val="clear" w:color="auto" w:fill="FFFFFF"/>
        </w:rPr>
        <w:t>目前对于这款编辑器的使用我也才刚刚入门，更多技巧和特性也在探索中，希望大家也能和我交流一下使用的心得。再者绝世宝剑虽好，但是各位还是不要忘记内功的修炼，要知道，绝世高手是手中无剑，但处处皆可为剑</w:t>
      </w:r>
      <w:r w:rsidR="008F0EE7" w:rsidRPr="008F0EE7">
        <w:rPr>
          <w:rFonts w:ascii="微软雅黑" w:eastAsia="微软雅黑" w:hAnsi="微软雅黑" w:cs="Tahoma" w:hint="eastAsia"/>
          <w:color w:val="000000" w:themeColor="text1"/>
          <w:sz w:val="28"/>
          <w:szCs w:val="28"/>
          <w:shd w:val="clear" w:color="auto" w:fill="FFFFFF"/>
        </w:rPr>
        <w:t>。程序猿的内功修炼才是王道。</w:t>
      </w:r>
    </w:p>
    <w:p w:rsidR="00D437F8" w:rsidRDefault="00D437F8" w:rsidP="00D437F8">
      <w:pPr>
        <w:jc w:val="left"/>
        <w:rPr>
          <w:rFonts w:ascii="微软雅黑" w:eastAsia="微软雅黑" w:hAnsi="微软雅黑"/>
        </w:rPr>
      </w:pPr>
      <w:r w:rsidRPr="00D437F8">
        <w:rPr>
          <w:rFonts w:ascii="微软雅黑" w:eastAsia="微软雅黑" w:hAnsi="微软雅黑" w:hint="eastAsia"/>
        </w:rPr>
        <w:t>更多有关sublime的使用：</w:t>
      </w:r>
      <w:r w:rsidRPr="00D437F8">
        <w:rPr>
          <w:rFonts w:ascii="微软雅黑" w:eastAsia="微软雅黑" w:hAnsi="微软雅黑"/>
        </w:rPr>
        <w:t>http://lucifr.com/2011/08/31/sublime-text-2-tricks-and-tips/?replytocom=122286#commandline</w:t>
      </w:r>
    </w:p>
    <w:sectPr w:rsidR="00D437F8" w:rsidSect="009760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100EC" w:rsidRDefault="006100EC" w:rsidP="0063305E">
      <w:r>
        <w:separator/>
      </w:r>
    </w:p>
  </w:endnote>
  <w:endnote w:type="continuationSeparator" w:id="1">
    <w:p w:rsidR="006100EC" w:rsidRDefault="006100EC" w:rsidP="0063305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100EC" w:rsidRDefault="006100EC" w:rsidP="0063305E">
      <w:r>
        <w:separator/>
      </w:r>
    </w:p>
  </w:footnote>
  <w:footnote w:type="continuationSeparator" w:id="1">
    <w:p w:rsidR="006100EC" w:rsidRDefault="006100EC" w:rsidP="0063305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82F6F"/>
    <w:multiLevelType w:val="multilevel"/>
    <w:tmpl w:val="72E4F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006DB4"/>
    <w:multiLevelType w:val="multilevel"/>
    <w:tmpl w:val="B9C67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DAA6DE5"/>
    <w:multiLevelType w:val="multilevel"/>
    <w:tmpl w:val="72E4F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E91B3F"/>
    <w:multiLevelType w:val="multilevel"/>
    <w:tmpl w:val="72E4F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9C01D0C"/>
    <w:multiLevelType w:val="multilevel"/>
    <w:tmpl w:val="144290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5">
    <w:nsid w:val="1B443CDB"/>
    <w:multiLevelType w:val="multilevel"/>
    <w:tmpl w:val="72E4F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471415"/>
    <w:multiLevelType w:val="multilevel"/>
    <w:tmpl w:val="72E4F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CF75821"/>
    <w:multiLevelType w:val="multilevel"/>
    <w:tmpl w:val="6734D3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8D53FAB"/>
    <w:multiLevelType w:val="multilevel"/>
    <w:tmpl w:val="72E4F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29E087C"/>
    <w:multiLevelType w:val="multilevel"/>
    <w:tmpl w:val="4D901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EA74B6C"/>
    <w:multiLevelType w:val="multilevel"/>
    <w:tmpl w:val="72E4F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F795175"/>
    <w:multiLevelType w:val="multilevel"/>
    <w:tmpl w:val="72E4F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5644E02"/>
    <w:multiLevelType w:val="multilevel"/>
    <w:tmpl w:val="C37C1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6FC4D81"/>
    <w:multiLevelType w:val="multilevel"/>
    <w:tmpl w:val="14429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5B2565E7"/>
    <w:multiLevelType w:val="multilevel"/>
    <w:tmpl w:val="3AC05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B6D30BC"/>
    <w:multiLevelType w:val="multilevel"/>
    <w:tmpl w:val="72E4F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49E59DF"/>
    <w:multiLevelType w:val="multilevel"/>
    <w:tmpl w:val="29F2B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5DA1D43"/>
    <w:multiLevelType w:val="multilevel"/>
    <w:tmpl w:val="77BA8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DAD49C2"/>
    <w:multiLevelType w:val="multilevel"/>
    <w:tmpl w:val="72E4F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067702E"/>
    <w:multiLevelType w:val="multilevel"/>
    <w:tmpl w:val="72E4F3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">
    <w:nsid w:val="70D209E1"/>
    <w:multiLevelType w:val="multilevel"/>
    <w:tmpl w:val="72E4F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5DB1E36"/>
    <w:multiLevelType w:val="multilevel"/>
    <w:tmpl w:val="72E4F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8"/>
  </w:num>
  <w:num w:numId="3">
    <w:abstractNumId w:val="3"/>
  </w:num>
  <w:num w:numId="4">
    <w:abstractNumId w:val="17"/>
  </w:num>
  <w:num w:numId="5">
    <w:abstractNumId w:val="7"/>
  </w:num>
  <w:num w:numId="6">
    <w:abstractNumId w:val="2"/>
  </w:num>
  <w:num w:numId="7">
    <w:abstractNumId w:val="10"/>
  </w:num>
  <w:num w:numId="8">
    <w:abstractNumId w:val="15"/>
  </w:num>
  <w:num w:numId="9">
    <w:abstractNumId w:val="19"/>
  </w:num>
  <w:num w:numId="10">
    <w:abstractNumId w:val="16"/>
  </w:num>
  <w:num w:numId="11">
    <w:abstractNumId w:val="14"/>
  </w:num>
  <w:num w:numId="12">
    <w:abstractNumId w:val="13"/>
  </w:num>
  <w:num w:numId="13">
    <w:abstractNumId w:val="9"/>
  </w:num>
  <w:num w:numId="14">
    <w:abstractNumId w:val="12"/>
  </w:num>
  <w:num w:numId="15">
    <w:abstractNumId w:val="1"/>
  </w:num>
  <w:num w:numId="16">
    <w:abstractNumId w:val="8"/>
  </w:num>
  <w:num w:numId="17">
    <w:abstractNumId w:val="0"/>
  </w:num>
  <w:num w:numId="18">
    <w:abstractNumId w:val="20"/>
  </w:num>
  <w:num w:numId="19">
    <w:abstractNumId w:val="6"/>
  </w:num>
  <w:num w:numId="20">
    <w:abstractNumId w:val="5"/>
  </w:num>
  <w:num w:numId="21">
    <w:abstractNumId w:val="21"/>
  </w:num>
  <w:num w:numId="22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3305E"/>
    <w:rsid w:val="0001176E"/>
    <w:rsid w:val="000534F8"/>
    <w:rsid w:val="0006193D"/>
    <w:rsid w:val="00095FE0"/>
    <w:rsid w:val="00097227"/>
    <w:rsid w:val="000B3883"/>
    <w:rsid w:val="000C1B2F"/>
    <w:rsid w:val="000E48C4"/>
    <w:rsid w:val="000F26EA"/>
    <w:rsid w:val="000F4B90"/>
    <w:rsid w:val="00145316"/>
    <w:rsid w:val="001621BB"/>
    <w:rsid w:val="00177A0B"/>
    <w:rsid w:val="001A7543"/>
    <w:rsid w:val="001C1501"/>
    <w:rsid w:val="001C21E6"/>
    <w:rsid w:val="00213AE7"/>
    <w:rsid w:val="0021632B"/>
    <w:rsid w:val="0024555E"/>
    <w:rsid w:val="0029582E"/>
    <w:rsid w:val="002B00B7"/>
    <w:rsid w:val="00320BDF"/>
    <w:rsid w:val="003907A4"/>
    <w:rsid w:val="003E759D"/>
    <w:rsid w:val="003F4247"/>
    <w:rsid w:val="003F6F30"/>
    <w:rsid w:val="00450A68"/>
    <w:rsid w:val="0045605F"/>
    <w:rsid w:val="00497DDC"/>
    <w:rsid w:val="004B1509"/>
    <w:rsid w:val="004B31A8"/>
    <w:rsid w:val="004C6D76"/>
    <w:rsid w:val="004D0F13"/>
    <w:rsid w:val="004F6255"/>
    <w:rsid w:val="00512DE7"/>
    <w:rsid w:val="00533490"/>
    <w:rsid w:val="005A2EF0"/>
    <w:rsid w:val="005A37FF"/>
    <w:rsid w:val="005C01C7"/>
    <w:rsid w:val="005C1555"/>
    <w:rsid w:val="005D30D2"/>
    <w:rsid w:val="005D6B9A"/>
    <w:rsid w:val="005E1592"/>
    <w:rsid w:val="006100EC"/>
    <w:rsid w:val="00614EFA"/>
    <w:rsid w:val="0063305E"/>
    <w:rsid w:val="006717C9"/>
    <w:rsid w:val="006B7005"/>
    <w:rsid w:val="006C7BB1"/>
    <w:rsid w:val="006F3E7C"/>
    <w:rsid w:val="00704874"/>
    <w:rsid w:val="00707A95"/>
    <w:rsid w:val="00715096"/>
    <w:rsid w:val="0071580A"/>
    <w:rsid w:val="00722F98"/>
    <w:rsid w:val="00732DC0"/>
    <w:rsid w:val="00767025"/>
    <w:rsid w:val="007743AB"/>
    <w:rsid w:val="007A5B5D"/>
    <w:rsid w:val="007D4125"/>
    <w:rsid w:val="00801D58"/>
    <w:rsid w:val="0087360A"/>
    <w:rsid w:val="008B55EB"/>
    <w:rsid w:val="008E5894"/>
    <w:rsid w:val="008F0EE7"/>
    <w:rsid w:val="009166B7"/>
    <w:rsid w:val="00927EB1"/>
    <w:rsid w:val="00976001"/>
    <w:rsid w:val="00A14F3E"/>
    <w:rsid w:val="00A40762"/>
    <w:rsid w:val="00A64804"/>
    <w:rsid w:val="00A8304D"/>
    <w:rsid w:val="00A84EAD"/>
    <w:rsid w:val="00A8646E"/>
    <w:rsid w:val="00A940D7"/>
    <w:rsid w:val="00AB60AD"/>
    <w:rsid w:val="00AF7647"/>
    <w:rsid w:val="00B01536"/>
    <w:rsid w:val="00B352F3"/>
    <w:rsid w:val="00BE23D1"/>
    <w:rsid w:val="00CB46F5"/>
    <w:rsid w:val="00CE0D97"/>
    <w:rsid w:val="00D3731C"/>
    <w:rsid w:val="00D437F8"/>
    <w:rsid w:val="00DA7B77"/>
    <w:rsid w:val="00DB35C5"/>
    <w:rsid w:val="00DB6F50"/>
    <w:rsid w:val="00DC1D91"/>
    <w:rsid w:val="00DC45E8"/>
    <w:rsid w:val="00E14C94"/>
    <w:rsid w:val="00E22DC7"/>
    <w:rsid w:val="00E33235"/>
    <w:rsid w:val="00E95408"/>
    <w:rsid w:val="00EC42C5"/>
    <w:rsid w:val="00F205F0"/>
    <w:rsid w:val="00F53629"/>
    <w:rsid w:val="00F7308C"/>
    <w:rsid w:val="00FF4A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00B7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3305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150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205F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330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3305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330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3305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3305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3305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3305E"/>
    <w:rPr>
      <w:rFonts w:ascii="宋体" w:eastAsia="宋体" w:hAnsi="宋体" w:cs="宋体"/>
      <w:b/>
      <w:bCs/>
      <w:kern w:val="36"/>
      <w:sz w:val="48"/>
      <w:szCs w:val="48"/>
    </w:rPr>
  </w:style>
  <w:style w:type="character" w:styleId="a6">
    <w:name w:val="Hyperlink"/>
    <w:basedOn w:val="a0"/>
    <w:uiPriority w:val="99"/>
    <w:unhideWhenUsed/>
    <w:rsid w:val="00D437F8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D437F8"/>
  </w:style>
  <w:style w:type="character" w:styleId="HTML">
    <w:name w:val="HTML Code"/>
    <w:basedOn w:val="a0"/>
    <w:uiPriority w:val="99"/>
    <w:semiHidden/>
    <w:unhideWhenUsed/>
    <w:rsid w:val="00D437F8"/>
    <w:rPr>
      <w:rFonts w:ascii="宋体" w:eastAsia="宋体" w:hAnsi="宋体" w:cs="宋体"/>
      <w:sz w:val="24"/>
      <w:szCs w:val="24"/>
    </w:rPr>
  </w:style>
  <w:style w:type="paragraph" w:styleId="a7">
    <w:name w:val="List Paragraph"/>
    <w:basedOn w:val="a"/>
    <w:uiPriority w:val="34"/>
    <w:qFormat/>
    <w:rsid w:val="003F6F30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F205F0"/>
    <w:rPr>
      <w:b/>
      <w:bCs/>
      <w:sz w:val="32"/>
      <w:szCs w:val="32"/>
    </w:rPr>
  </w:style>
  <w:style w:type="paragraph" w:styleId="a8">
    <w:name w:val="Normal (Web)"/>
    <w:basedOn w:val="a"/>
    <w:uiPriority w:val="99"/>
    <w:unhideWhenUsed/>
    <w:rsid w:val="00F205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0534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0534F8"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7150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wpkeywordlinkaffiliate">
    <w:name w:val="wp_keywordlink_affiliate"/>
    <w:basedOn w:val="a0"/>
    <w:rsid w:val="00B352F3"/>
  </w:style>
  <w:style w:type="character" w:styleId="a9">
    <w:name w:val="Strong"/>
    <w:basedOn w:val="a0"/>
    <w:uiPriority w:val="22"/>
    <w:qFormat/>
    <w:rsid w:val="000F4B90"/>
    <w:rPr>
      <w:b/>
      <w:bCs/>
    </w:rPr>
  </w:style>
  <w:style w:type="character" w:customStyle="1" w:styleId="apple-tab-span">
    <w:name w:val="apple-tab-span"/>
    <w:basedOn w:val="a0"/>
    <w:rsid w:val="0029582E"/>
  </w:style>
  <w:style w:type="character" w:customStyle="1" w:styleId="caps">
    <w:name w:val="caps"/>
    <w:basedOn w:val="a0"/>
    <w:rsid w:val="001C21E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0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1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4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57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45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8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18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75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36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43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73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63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github.com/buymeasoda/soda-them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://lucifr.com/2011/08/31/sublime-text-2-tricks-and-tips/?replytocom=122286" TargetMode="External"/><Relationship Id="rId17" Type="http://schemas.openxmlformats.org/officeDocument/2006/relationships/hyperlink" Target="http://lucifr.com/2011/08/31/sublime-text-2-tricks-and-tips/?replytocom=122286" TargetMode="Externa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://www.ghugo.com/tag/sublime-text-2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wbond.net/sublime_packages/package_control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ucifr.com/2011/08/31/sublime-text-2-tricks-and-tips/?replytocom=122286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textmatetheme.com/" TargetMode="External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1</Pages>
  <Words>807</Words>
  <Characters>4600</Characters>
  <Application>Microsoft Office Word</Application>
  <DocSecurity>0</DocSecurity>
  <Lines>38</Lines>
  <Paragraphs>10</Paragraphs>
  <ScaleCrop>false</ScaleCrop>
  <Company>SkyUN.Org</Company>
  <LinksUpToDate>false</LinksUpToDate>
  <CharactersWithSpaces>5397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ruochenchen</dc:creator>
  <cp:keywords/>
  <dc:description/>
  <cp:lastModifiedBy>ruochenchen</cp:lastModifiedBy>
  <cp:revision>86</cp:revision>
  <dcterms:created xsi:type="dcterms:W3CDTF">2013-01-02T12:24:00Z</dcterms:created>
  <dcterms:modified xsi:type="dcterms:W3CDTF">2013-01-03T11:40:00Z</dcterms:modified>
</cp:coreProperties>
</file>